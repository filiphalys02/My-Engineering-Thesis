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3B40BB52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</w:t>
      </w:r>
      <w:r w:rsidR="00BC557E">
        <w:rPr>
          <w:rFonts w:ascii="Titillium" w:eastAsia="Calibri" w:hAnsi="Titillium"/>
        </w:rPr>
        <w:t>5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0A982FEA" w14:textId="41065478" w:rsidR="00E67975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7493195" w:history="1">
        <w:r w:rsidR="00E67975" w:rsidRPr="00662885">
          <w:rPr>
            <w:rStyle w:val="Hipercze"/>
            <w:noProof/>
          </w:rPr>
          <w:t>1.</w:t>
        </w:r>
        <w:r w:rsidR="00E67975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E67975" w:rsidRPr="00662885">
          <w:rPr>
            <w:rStyle w:val="Hipercze"/>
            <w:noProof/>
          </w:rPr>
          <w:t>WSTĘP</w:t>
        </w:r>
        <w:r w:rsidR="00E67975">
          <w:rPr>
            <w:noProof/>
            <w:webHidden/>
          </w:rPr>
          <w:tab/>
        </w:r>
        <w:r w:rsidR="00E67975">
          <w:rPr>
            <w:noProof/>
            <w:webHidden/>
          </w:rPr>
          <w:fldChar w:fldCharType="begin"/>
        </w:r>
        <w:r w:rsidR="00E67975">
          <w:rPr>
            <w:noProof/>
            <w:webHidden/>
          </w:rPr>
          <w:instrText xml:space="preserve"> PAGEREF _Toc187493195 \h </w:instrText>
        </w:r>
        <w:r w:rsidR="00E67975">
          <w:rPr>
            <w:noProof/>
            <w:webHidden/>
          </w:rPr>
        </w:r>
        <w:r w:rsidR="00E67975">
          <w:rPr>
            <w:noProof/>
            <w:webHidden/>
          </w:rPr>
          <w:fldChar w:fldCharType="separate"/>
        </w:r>
        <w:r w:rsidR="00E67975">
          <w:rPr>
            <w:noProof/>
            <w:webHidden/>
          </w:rPr>
          <w:t>3</w:t>
        </w:r>
        <w:r w:rsidR="00E67975">
          <w:rPr>
            <w:noProof/>
            <w:webHidden/>
          </w:rPr>
          <w:fldChar w:fldCharType="end"/>
        </w:r>
      </w:hyperlink>
    </w:p>
    <w:p w14:paraId="0B72D1F1" w14:textId="1705DF9E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6" w:history="1">
        <w:r w:rsidRPr="00662885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ECCB4A" w14:textId="73E3FA92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7" w:history="1">
        <w:r w:rsidRPr="00662885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3FAD52" w14:textId="7501C79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8" w:history="1">
        <w:r w:rsidRPr="00662885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Grupa docelowa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E92205" w14:textId="46BF7B37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199" w:history="1">
        <w:r w:rsidRPr="00662885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CADDC8" w14:textId="61073FC7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0" w:history="1">
        <w:r w:rsidRPr="00662885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AAEB77" w14:textId="04AE09C4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1" w:history="1">
        <w:r w:rsidRPr="00662885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181BB5" w14:textId="1ADFAAD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2" w:history="1">
        <w:r w:rsidRPr="00662885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EBC2AD" w14:textId="4645AC5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3" w:history="1">
        <w:r w:rsidRPr="00662885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82B1B" w14:textId="5D8A2169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4" w:history="1">
        <w:r w:rsidRPr="00662885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BA96DB" w14:textId="1E327D24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5" w:history="1">
        <w:r w:rsidRPr="00662885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3A26B3" w14:textId="5320144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6" w:history="1">
        <w:r w:rsidRPr="00662885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B8461" w14:textId="4C8A269A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7" w:history="1">
        <w:r w:rsidRPr="00662885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4277E5" w14:textId="4B5ABB3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8" w:history="1">
        <w:r w:rsidRPr="00662885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FE735F" w14:textId="1B1B7E5C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09" w:history="1">
        <w:r w:rsidRPr="00662885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9CBB8E" w14:textId="62022AAD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0" w:history="1">
        <w:r w:rsidRPr="00662885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D431B2" w14:textId="7E8A1BD1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1" w:history="1">
        <w:r w:rsidRPr="00662885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833DEC" w14:textId="226F3F7A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2" w:history="1">
        <w:r w:rsidRPr="00662885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EB72C8" w14:textId="50469EB3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3" w:history="1">
        <w:r w:rsidRPr="00662885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9F39CB" w14:textId="2D47937A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4" w:history="1">
        <w:r w:rsidRPr="00662885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792A76" w14:textId="5DCFF77E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5" w:history="1">
        <w:r w:rsidRPr="00662885">
          <w:rPr>
            <w:rStyle w:val="Hipercz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Modelowanie regresyjne ceny diamentów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5EEBAC" w14:textId="61B41849" w:rsidR="00E67975" w:rsidRDefault="00E67975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6" w:history="1">
        <w:r w:rsidRPr="00662885">
          <w:rPr>
            <w:rStyle w:val="Hipercz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Modelowanie klasyfikacyjne gatunku pingwinów/irysów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841A98" w14:textId="06943BC7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7" w:history="1">
        <w:r w:rsidRPr="00662885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FD35C0" w14:textId="5B798ADC" w:rsidR="00E67975" w:rsidRDefault="00E67975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7493218" w:history="1">
        <w:r w:rsidRPr="00662885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662885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_Toc187493218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2686E9" w14:textId="5603DC3E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7493195"/>
      <w:commentRangeStart w:id="1"/>
      <w:commentRangeStart w:id="2"/>
      <w:commentRangeStart w:id="3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commentRangeEnd w:id="3"/>
      <w:r w:rsidR="00E67975">
        <w:rPr>
          <w:rStyle w:val="Odwoaniedokomentarza"/>
          <w:rFonts w:ascii="Verdana" w:hAnsi="Verdana"/>
          <w:b w:val="0"/>
          <w:bCs w:val="0"/>
          <w:kern w:val="0"/>
        </w:rPr>
        <w:commentReference w:id="3"/>
      </w:r>
      <w:bookmarkEnd w:id="0"/>
    </w:p>
    <w:p w14:paraId="4B468DAF" w14:textId="469B4AFA" w:rsidR="00745A33" w:rsidRPr="00745A33" w:rsidRDefault="00936705" w:rsidP="005711D6">
      <w:pPr>
        <w:jc w:val="both"/>
      </w:pPr>
      <w:r>
        <w:t xml:space="preserve">W tej sekcji skupiono się głównie na przedstawieniu celu </w:t>
      </w:r>
      <w:r w:rsidR="005711D6">
        <w:t xml:space="preserve">niniejszego projektu inżynierskiego. </w:t>
      </w:r>
      <w:r w:rsidR="00974A7D">
        <w:t>Przedstawiono również powody</w:t>
      </w:r>
      <w:r w:rsidR="00AA173B">
        <w:t xml:space="preserve"> i motywację</w:t>
      </w:r>
      <w:r w:rsidR="008614E1">
        <w:t>, dla których</w:t>
      </w:r>
      <w:r w:rsidR="00AA173B">
        <w:t xml:space="preserve"> </w:t>
      </w:r>
      <w:r w:rsidR="008614E1">
        <w:t>zdecydowano się na taki temat projektu</w:t>
      </w:r>
      <w:r w:rsidR="001C61F1">
        <w:t xml:space="preserve">. </w:t>
      </w:r>
      <w:r w:rsidR="00EB55F2">
        <w:t>Ponadto scharakteryzowano</w:t>
      </w:r>
      <w:r w:rsidR="00C3562E">
        <w:t xml:space="preserve"> grupę docelową, dla której </w:t>
      </w:r>
      <w:r w:rsidR="00EB55F2">
        <w:t>dedykowan</w:t>
      </w:r>
      <w:r w:rsidR="00E02E11">
        <w:t>y jest</w:t>
      </w:r>
      <w:r w:rsidR="00EB55F2">
        <w:t xml:space="preserve"> pakiet</w:t>
      </w:r>
      <w:r w:rsidR="004354B9">
        <w:t>.</w:t>
      </w:r>
      <w:r w:rsidR="00EB55F2">
        <w:t xml:space="preserve"> </w:t>
      </w:r>
    </w:p>
    <w:p w14:paraId="673CE22A" w14:textId="1CD0E34B" w:rsidR="00557C2D" w:rsidRPr="00E67975" w:rsidRDefault="00557C2D" w:rsidP="00E67975">
      <w:pPr>
        <w:pStyle w:val="Nagwek2"/>
      </w:pPr>
      <w:bookmarkStart w:id="4" w:name="_Toc187493196"/>
      <w:r w:rsidRPr="00E67975">
        <w:t>Cel</w:t>
      </w:r>
      <w:bookmarkEnd w:id="4"/>
    </w:p>
    <w:p w14:paraId="076321D0" w14:textId="6BE490D0" w:rsidR="00B87195" w:rsidRDefault="00434D4B" w:rsidP="005673EE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>temat przewodni pakietu wybrano szeroko pojęty proces analizy danych oraz powiązany z nim proces modelowania regresyjnego</w:t>
      </w:r>
      <w:r w:rsidR="0062146E">
        <w:t xml:space="preserve"> </w:t>
      </w:r>
      <w:r w:rsidR="0062146E">
        <w:br/>
      </w:r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  <w:r w:rsidR="00106582">
        <w:t xml:space="preserve"> </w:t>
      </w:r>
      <w:r w:rsidR="001458A7">
        <w:t xml:space="preserve">Następnym celem było opisanie pakietu, </w:t>
      </w:r>
      <w:r w:rsidR="009F1A95">
        <w:t xml:space="preserve">wykorzystanych technologii oraz </w:t>
      </w:r>
      <w:r w:rsidR="00E01AE5">
        <w:t>poszczególnych podmodułów</w:t>
      </w:r>
      <w:r w:rsidR="005B4784">
        <w:t xml:space="preserve">, a także przedstawienie w jaki sposób pakiet można wykorzystać </w:t>
      </w:r>
      <w:r w:rsidR="00B95A64">
        <w:t>na podstawie popularnych zbiorów danych</w:t>
      </w:r>
      <w:r w:rsidR="00E01AE5">
        <w:t xml:space="preserve">. </w:t>
      </w:r>
    </w:p>
    <w:p w14:paraId="18C2F7E0" w14:textId="12DDCA4A" w:rsidR="00B87195" w:rsidRDefault="00B87195" w:rsidP="00B87195">
      <w:pPr>
        <w:pStyle w:val="Nagwek2"/>
      </w:pPr>
      <w:bookmarkStart w:id="5" w:name="_Toc187493197"/>
      <w:r>
        <w:t>Motywacja</w:t>
      </w:r>
      <w:bookmarkEnd w:id="5"/>
    </w:p>
    <w:p w14:paraId="14958D6D" w14:textId="569E1532" w:rsidR="003B05B8" w:rsidRDefault="00674043" w:rsidP="005673EE">
      <w:pPr>
        <w:jc w:val="both"/>
      </w:pPr>
      <w:r>
        <w:t xml:space="preserve">Głównym czynnikiem wpływającym na wybór tego tematu była ciekawość, w jaki sposób przebiega proces tworzenia pakietu </w:t>
      </w:r>
      <w:r w:rsidR="00106582">
        <w:t xml:space="preserve">w języku </w:t>
      </w:r>
      <w:proofErr w:type="spellStart"/>
      <w:r w:rsidR="00106582">
        <w:t>Python</w:t>
      </w:r>
      <w:proofErr w:type="spellEnd"/>
      <w:r w:rsidR="00106582">
        <w:t xml:space="preserve"> </w:t>
      </w:r>
      <w:r>
        <w:t xml:space="preserve">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</w:t>
      </w:r>
      <w:r w:rsidR="00402A93">
        <w:t>Ponadto jednym z czynnik</w:t>
      </w:r>
      <w:r w:rsidR="00A34693">
        <w:t>ów</w:t>
      </w:r>
      <w:r w:rsidR="00402A93">
        <w:t xml:space="preserve"> motywujących do </w:t>
      </w:r>
      <w:r w:rsidR="003C0BEB">
        <w:t xml:space="preserve">stworzenia tego projektu była chęć sprawdzenia się </w:t>
      </w:r>
      <w:r w:rsidR="00A34693">
        <w:t xml:space="preserve">pod kątem programowania </w:t>
      </w:r>
      <w:r w:rsidR="00086242">
        <w:t xml:space="preserve">w języku </w:t>
      </w:r>
      <w:proofErr w:type="spellStart"/>
      <w:r w:rsidR="00086242">
        <w:t>Python</w:t>
      </w:r>
      <w:proofErr w:type="spellEnd"/>
      <w:r w:rsidR="00086242">
        <w:t xml:space="preserve">, zarówno programowania proceduralnego, jak i obiektowego. </w:t>
      </w:r>
      <w:r w:rsidR="0076314C">
        <w:t xml:space="preserve">Ostatnim czynnikiem motywującym było zainteresowanie tematami </w:t>
      </w:r>
      <w:r w:rsidR="00593165">
        <w:t>analizy danych, a także modelowania przy użyciu algorytmów uczenia maszynowego</w:t>
      </w:r>
      <w:r w:rsidR="004B00EC">
        <w:t xml:space="preserve"> nadzorowanego</w:t>
      </w:r>
      <w:r w:rsidR="001D558D">
        <w:t xml:space="preserve"> (tzw. Data </w:t>
      </w:r>
      <w:proofErr w:type="spellStart"/>
      <w:r w:rsidR="001D558D">
        <w:t>mining</w:t>
      </w:r>
      <w:proofErr w:type="spellEnd"/>
      <w:r w:rsidR="001D558D">
        <w:t>)</w:t>
      </w:r>
      <w:r w:rsidR="00593165">
        <w:t>.</w:t>
      </w:r>
    </w:p>
    <w:p w14:paraId="502B00C7" w14:textId="77777777" w:rsidR="00AE4F1B" w:rsidRDefault="00CC39A5" w:rsidP="00AE4F1B">
      <w:pPr>
        <w:pStyle w:val="Nagwek2"/>
      </w:pPr>
      <w:bookmarkStart w:id="6" w:name="_Toc187493198"/>
      <w:r>
        <w:t>Grupa docelowa</w:t>
      </w:r>
      <w:bookmarkEnd w:id="6"/>
    </w:p>
    <w:p w14:paraId="260D3429" w14:textId="058FB674" w:rsidR="004652F9" w:rsidRPr="004652F9" w:rsidRDefault="00933C1D" w:rsidP="001D558D">
      <w:pPr>
        <w:jc w:val="both"/>
      </w:pPr>
      <w:r>
        <w:t>Grupę docelową</w:t>
      </w:r>
      <w:r w:rsidR="00682B62">
        <w:t>, dla której dedykowany jest pakiet</w:t>
      </w:r>
      <w:r w:rsidR="001D558D">
        <w:t xml:space="preserve">, </w:t>
      </w:r>
      <w:r w:rsidR="00AC2445">
        <w:t xml:space="preserve">określono jako </w:t>
      </w:r>
      <w:r w:rsidR="001D558D">
        <w:t xml:space="preserve">osoby z co najmniej średniozaawansowaną znajomością tematów </w:t>
      </w:r>
      <w:r w:rsidR="00A74A11">
        <w:t>sztucznej inteligencji – uczenia maszynowego nadzorowanego</w:t>
      </w:r>
      <w:r w:rsidR="00D95593">
        <w:t xml:space="preserve"> oraz analizy danych</w:t>
      </w:r>
      <w:r w:rsidR="00A74A11">
        <w:t xml:space="preserve">. </w:t>
      </w:r>
      <w:r w:rsidR="00204C06">
        <w:t xml:space="preserve">Ponadto osoby te </w:t>
      </w:r>
      <w:r w:rsidR="003D1CE0">
        <w:t>powinny</w:t>
      </w:r>
      <w:r w:rsidR="00204C06">
        <w:t xml:space="preserve"> charakteryzować się </w:t>
      </w:r>
      <w:r w:rsidR="00D95593">
        <w:t>zdolnościami</w:t>
      </w:r>
      <w:r w:rsidR="00503A21">
        <w:t xml:space="preserve"> w programowaniu</w:t>
      </w:r>
      <w:r w:rsidR="003D1CE0">
        <w:t xml:space="preserve"> w języku </w:t>
      </w:r>
      <w:proofErr w:type="spellStart"/>
      <w:r w:rsidR="003D1CE0">
        <w:t>Python</w:t>
      </w:r>
      <w:proofErr w:type="spellEnd"/>
      <w:r w:rsidR="00CF7F72">
        <w:t xml:space="preserve"> w tychże dziedzinach.</w:t>
      </w:r>
      <w:r w:rsidR="00745E8A">
        <w:t xml:space="preserve"> 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7" w:name="_Toc187493199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7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18EC15C6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8" w:name="_Toc187493200"/>
      <w:r>
        <w:t>Środowisko programistyczne</w:t>
      </w:r>
      <w:bookmarkEnd w:id="8"/>
    </w:p>
    <w:p w14:paraId="15DD8826" w14:textId="1D8419BF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</w:t>
      </w:r>
      <w:r w:rsidR="00B435EF">
        <w:t xml:space="preserve">Visual </w:t>
      </w:r>
      <w:r w:rsidR="00834199">
        <w:t xml:space="preserve">Studio </w:t>
      </w:r>
      <w:proofErr w:type="spellStart"/>
      <w:r w:rsidR="00834199">
        <w:t>Code</w:t>
      </w:r>
      <w:proofErr w:type="spellEnd"/>
      <w:r w:rsidR="58E32AE9">
        <w:t xml:space="preserve"> </w:t>
      </w:r>
      <w:r w:rsidR="00B435EF">
        <w:t xml:space="preserve">od firmy Microsoft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[3]</w:t>
          </w:r>
        </w:sdtContent>
      </w:sdt>
      <w:r w:rsidR="0010713A" w:rsidRPr="00CE23E6"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9" w:name="_Toc187493201"/>
      <w:commentRangeStart w:id="10"/>
      <w:r w:rsidRPr="00834199">
        <w:t>Środowisko wirtualne</w:t>
      </w:r>
      <w:bookmarkEnd w:id="9"/>
      <w:commentRangeEnd w:id="10"/>
      <w:r w:rsidR="004F0D97">
        <w:rPr>
          <w:rStyle w:val="Odwoaniedokomentarza"/>
          <w:b w:val="0"/>
          <w:bCs w:val="0"/>
          <w:iCs w:val="0"/>
        </w:rPr>
        <w:commentReference w:id="10"/>
      </w:r>
    </w:p>
    <w:p w14:paraId="019E6E96" w14:textId="0409D4D6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</w:t>
      </w:r>
      <w:r w:rsidRPr="00CE23E6">
        <w:rPr>
          <w:i/>
          <w:iCs/>
        </w:rPr>
        <w:t>anaconda3</w:t>
      </w:r>
      <w:r>
        <w:t xml:space="preserve">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57475680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utworzono </w:t>
      </w:r>
      <w:r w:rsidR="001C5DA9">
        <w:rPr>
          <w:szCs w:val="20"/>
        </w:rPr>
        <w:t xml:space="preserve">plik </w:t>
      </w:r>
      <w:r w:rsidR="00CE23E6">
        <w:rPr>
          <w:szCs w:val="20"/>
        </w:rPr>
        <w:t>z rozszerzeniem</w:t>
      </w:r>
      <w:r w:rsidR="001C5DA9">
        <w:rPr>
          <w:szCs w:val="20"/>
        </w:rPr>
        <w:t xml:space="preserve"> </w:t>
      </w:r>
      <w:proofErr w:type="spellStart"/>
      <w:r w:rsidR="001C5DA9" w:rsidRPr="008457CC">
        <w:rPr>
          <w:i/>
          <w:iCs/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 w:rsidRPr="00CE23E6">
        <w:rPr>
          <w:i/>
          <w:iCs/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</w:t>
      </w:r>
      <w:r w:rsidR="00E4222D">
        <w:rPr>
          <w:szCs w:val="20"/>
        </w:rPr>
        <w:t xml:space="preserve">stworzenie środowiska oraz </w:t>
      </w:r>
      <w:r w:rsidR="001C5DA9">
        <w:rPr>
          <w:szCs w:val="20"/>
        </w:rPr>
        <w:t>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</w:t>
      </w:r>
      <w:r w:rsidR="009E5077">
        <w:rPr>
          <w:szCs w:val="20"/>
        </w:rPr>
        <w:t xml:space="preserve"> Ponadto dzięki temu plikowi, inni użytkownicy chcący odtworzyć podobne środowisko na własny</w:t>
      </w:r>
      <w:r w:rsidR="00AE24FE">
        <w:rPr>
          <w:szCs w:val="20"/>
        </w:rPr>
        <w:t>m</w:t>
      </w:r>
      <w:r w:rsidR="009E5077">
        <w:rPr>
          <w:szCs w:val="20"/>
        </w:rPr>
        <w:t xml:space="preserve"> sprzęcie</w:t>
      </w:r>
      <w:r w:rsidR="00AE24FE">
        <w:rPr>
          <w:szCs w:val="20"/>
        </w:rPr>
        <w:t xml:space="preserve"> będą w stanie to zrobić.</w:t>
      </w:r>
      <w:r w:rsidR="001C5DA9">
        <w:rPr>
          <w:szCs w:val="20"/>
        </w:rPr>
        <w:t xml:space="preserve">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312EC13C" w14:textId="217E86B9" w:rsidR="00716FBD" w:rsidRPr="00716FBD" w:rsidRDefault="00716FBD" w:rsidP="00E4222D">
      <w:pPr>
        <w:jc w:val="center"/>
        <w:rPr>
          <w:i/>
          <w:iCs/>
          <w:szCs w:val="20"/>
        </w:rPr>
      </w:pPr>
      <w:r w:rsidRPr="00716FBD">
        <w:rPr>
          <w:szCs w:val="20"/>
        </w:rPr>
        <w:lastRenderedPageBreak/>
        <w:drawing>
          <wp:inline distT="0" distB="0" distL="0" distR="0" wp14:anchorId="311296C5" wp14:editId="684B07FE">
            <wp:extent cx="1920240" cy="2202180"/>
            <wp:effectExtent l="0" t="0" r="3810" b="7620"/>
            <wp:docPr id="407401813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FBD">
        <w:rPr>
          <w:szCs w:val="20"/>
        </w:rPr>
        <w:br/>
      </w:r>
      <w:r w:rsidRPr="00716FBD">
        <w:rPr>
          <w:i/>
          <w:iCs/>
          <w:szCs w:val="20"/>
        </w:rPr>
        <w:t xml:space="preserve">Rys. 2.1 – zawartość pliku </w:t>
      </w:r>
      <w:proofErr w:type="spellStart"/>
      <w:r w:rsidRPr="00716FBD">
        <w:rPr>
          <w:i/>
          <w:iCs/>
          <w:szCs w:val="20"/>
        </w:rPr>
        <w:t>environemnt.yml</w:t>
      </w:r>
      <w:proofErr w:type="spellEnd"/>
    </w:p>
    <w:p w14:paraId="69B7E114" w14:textId="77777777" w:rsidR="00716FBD" w:rsidRPr="00716FBD" w:rsidRDefault="00716FBD" w:rsidP="00716FBD">
      <w:pPr>
        <w:jc w:val="both"/>
        <w:rPr>
          <w:szCs w:val="20"/>
        </w:rPr>
      </w:pPr>
    </w:p>
    <w:p w14:paraId="7B976A00" w14:textId="77777777" w:rsidR="00147194" w:rsidRDefault="0009607D" w:rsidP="00852A5E">
      <w:pPr>
        <w:jc w:val="both"/>
        <w:rPr>
          <w:szCs w:val="20"/>
        </w:rPr>
      </w:pPr>
      <w:r>
        <w:rPr>
          <w:szCs w:val="20"/>
        </w:rPr>
        <w:t xml:space="preserve">Nazwę środowiska ustalono na </w:t>
      </w:r>
      <w:r w:rsidR="00716FBD" w:rsidRPr="00716FBD">
        <w:rPr>
          <w:i/>
          <w:iCs/>
          <w:szCs w:val="20"/>
        </w:rPr>
        <w:t>VIRTUAL-ENV</w:t>
      </w:r>
      <w:r w:rsidR="00716FBD" w:rsidRPr="00716FBD">
        <w:rPr>
          <w:szCs w:val="20"/>
        </w:rPr>
        <w:t xml:space="preserve"> (skrót od </w:t>
      </w:r>
      <w:proofErr w:type="spellStart"/>
      <w:r w:rsidR="00716FBD" w:rsidRPr="00716FBD">
        <w:rPr>
          <w:szCs w:val="20"/>
        </w:rPr>
        <w:t>virtual</w:t>
      </w:r>
      <w:proofErr w:type="spellEnd"/>
      <w:r w:rsidR="00716FBD" w:rsidRPr="00716FBD">
        <w:rPr>
          <w:szCs w:val="20"/>
        </w:rPr>
        <w:t xml:space="preserve"> environment – środowisko wirtualne). </w:t>
      </w:r>
      <w:r w:rsidR="007D14B9">
        <w:rPr>
          <w:szCs w:val="20"/>
        </w:rPr>
        <w:t>Zadeklarowano</w:t>
      </w:r>
      <w:r w:rsidR="00716FBD" w:rsidRPr="00716FBD">
        <w:rPr>
          <w:szCs w:val="20"/>
        </w:rPr>
        <w:t xml:space="preserve"> </w:t>
      </w:r>
      <w:r w:rsidR="007D14B9">
        <w:rPr>
          <w:szCs w:val="20"/>
        </w:rPr>
        <w:t>platformę</w:t>
      </w:r>
      <w:r w:rsidR="00716FBD" w:rsidRPr="00716FBD">
        <w:rPr>
          <w:szCs w:val="20"/>
        </w:rPr>
        <w:t xml:space="preserve"> </w:t>
      </w:r>
      <w:r w:rsidR="00883916">
        <w:rPr>
          <w:szCs w:val="20"/>
        </w:rPr>
        <w:t xml:space="preserve">jako </w:t>
      </w:r>
      <w:r w:rsidR="00E4222D">
        <w:rPr>
          <w:szCs w:val="20"/>
        </w:rPr>
        <w:t>W</w:t>
      </w:r>
      <w:r w:rsidR="00716FBD" w:rsidRPr="00716FBD">
        <w:rPr>
          <w:szCs w:val="20"/>
        </w:rPr>
        <w:t>indows w wersji 64-bitowej.</w:t>
      </w:r>
      <w:r w:rsidR="00E4222D">
        <w:rPr>
          <w:szCs w:val="20"/>
        </w:rPr>
        <w:t xml:space="preserve"> </w:t>
      </w:r>
      <w:r w:rsidR="00CE6FB8">
        <w:rPr>
          <w:szCs w:val="20"/>
        </w:rPr>
        <w:t>Określono minimalne wersje poszczególnych pakietów niezbędnych do implementacji pakietu</w:t>
      </w:r>
      <w:r w:rsidR="00474B00">
        <w:rPr>
          <w:szCs w:val="20"/>
        </w:rPr>
        <w:t xml:space="preserve"> (w podpunkcie 3.2. szerzej opisano </w:t>
      </w:r>
      <w:r w:rsidR="00147194">
        <w:rPr>
          <w:szCs w:val="20"/>
        </w:rPr>
        <w:t>wykorzystane pakiety</w:t>
      </w:r>
      <w:r w:rsidR="00474B00">
        <w:rPr>
          <w:szCs w:val="20"/>
        </w:rPr>
        <w:t>)</w:t>
      </w:r>
      <w:r w:rsidR="00CE6FB8">
        <w:rPr>
          <w:szCs w:val="20"/>
        </w:rPr>
        <w:t>.</w:t>
      </w:r>
      <w:r w:rsidR="00147194">
        <w:rPr>
          <w:szCs w:val="20"/>
        </w:rPr>
        <w:t xml:space="preserve"> </w:t>
      </w:r>
    </w:p>
    <w:p w14:paraId="75521C2B" w14:textId="4FA46B61" w:rsidR="00254D5C" w:rsidRDefault="00147194" w:rsidP="00852A5E">
      <w:pPr>
        <w:jc w:val="both"/>
        <w:rPr>
          <w:szCs w:val="20"/>
        </w:rPr>
      </w:pPr>
      <w:r>
        <w:rPr>
          <w:szCs w:val="20"/>
        </w:rPr>
        <w:t xml:space="preserve">Po stworzeniu pliku </w:t>
      </w:r>
      <w:proofErr w:type="spellStart"/>
      <w:r w:rsidRPr="00CE23E6">
        <w:rPr>
          <w:i/>
          <w:iCs/>
          <w:szCs w:val="20"/>
        </w:rPr>
        <w:t>environment.yml</w:t>
      </w:r>
      <w:proofErr w:type="spellEnd"/>
      <w:r>
        <w:rPr>
          <w:i/>
          <w:iCs/>
          <w:szCs w:val="20"/>
        </w:rPr>
        <w:t xml:space="preserve"> </w:t>
      </w:r>
      <w:r w:rsidRPr="00147194">
        <w:rPr>
          <w:szCs w:val="20"/>
        </w:rPr>
        <w:t>wykonano polecenie tworzące na jego podstawie</w:t>
      </w:r>
      <w:r w:rsidR="00CE6FB8">
        <w:rPr>
          <w:szCs w:val="20"/>
        </w:rPr>
        <w:t xml:space="preserve"> </w:t>
      </w:r>
      <w:r w:rsidR="005B5FBA">
        <w:rPr>
          <w:szCs w:val="20"/>
        </w:rPr>
        <w:t>środowisko wirtualne</w:t>
      </w:r>
      <w:r w:rsidR="00F61EBE">
        <w:rPr>
          <w:szCs w:val="20"/>
        </w:rPr>
        <w:t xml:space="preserve"> oraz polecenie </w:t>
      </w:r>
      <w:r w:rsidR="008D5127">
        <w:rPr>
          <w:szCs w:val="20"/>
        </w:rPr>
        <w:t>aktywujące je</w:t>
      </w:r>
      <w:r w:rsidR="005B5FBA">
        <w:rPr>
          <w:szCs w:val="20"/>
        </w:rPr>
        <w:t>:</w:t>
      </w:r>
    </w:p>
    <w:p w14:paraId="0B628929" w14:textId="412A3284" w:rsidR="005B5FBA" w:rsidRDefault="005B5FBA" w:rsidP="009E0E2C">
      <w:pPr>
        <w:rPr>
          <w:i/>
          <w:iCs/>
          <w:szCs w:val="20"/>
          <w:lang w:val="en-US"/>
        </w:rPr>
      </w:pPr>
      <w:proofErr w:type="spellStart"/>
      <w:r w:rsidRPr="009E0E2C">
        <w:rPr>
          <w:i/>
          <w:iCs/>
          <w:szCs w:val="20"/>
          <w:lang w:val="en-US"/>
        </w:rPr>
        <w:t>conda</w:t>
      </w:r>
      <w:proofErr w:type="spellEnd"/>
      <w:r w:rsidRPr="009E0E2C">
        <w:rPr>
          <w:i/>
          <w:iCs/>
          <w:szCs w:val="20"/>
          <w:lang w:val="en-US"/>
        </w:rPr>
        <w:t xml:space="preserve"> env create -f</w:t>
      </w:r>
      <w:r w:rsidR="009E0E2C" w:rsidRPr="009E0E2C">
        <w:rPr>
          <w:i/>
          <w:iCs/>
          <w:szCs w:val="20"/>
          <w:lang w:val="en-US"/>
        </w:rPr>
        <w:t xml:space="preserve"> environment -m</w:t>
      </w:r>
    </w:p>
    <w:p w14:paraId="430E3EFC" w14:textId="4118A50A" w:rsidR="008D5127" w:rsidRPr="008D5127" w:rsidRDefault="008D5127" w:rsidP="009E0E2C">
      <w:pPr>
        <w:rPr>
          <w:i/>
          <w:iCs/>
          <w:szCs w:val="20"/>
        </w:rPr>
      </w:pPr>
      <w:proofErr w:type="spellStart"/>
      <w:r w:rsidRPr="008D5127">
        <w:rPr>
          <w:i/>
          <w:iCs/>
          <w:szCs w:val="20"/>
        </w:rPr>
        <w:t>conda</w:t>
      </w:r>
      <w:proofErr w:type="spellEnd"/>
      <w:r w:rsidRPr="008D5127">
        <w:rPr>
          <w:i/>
          <w:iCs/>
          <w:szCs w:val="20"/>
        </w:rPr>
        <w:t xml:space="preserve"> </w:t>
      </w:r>
      <w:proofErr w:type="spellStart"/>
      <w:r w:rsidRPr="008D5127">
        <w:rPr>
          <w:i/>
          <w:iCs/>
          <w:szCs w:val="20"/>
        </w:rPr>
        <w:t>activate</w:t>
      </w:r>
      <w:proofErr w:type="spellEnd"/>
      <w:r w:rsidRPr="008D5127">
        <w:rPr>
          <w:i/>
          <w:iCs/>
          <w:szCs w:val="20"/>
        </w:rPr>
        <w:t xml:space="preserve"> V</w:t>
      </w:r>
      <w:r>
        <w:rPr>
          <w:i/>
          <w:iCs/>
          <w:szCs w:val="20"/>
        </w:rPr>
        <w:t>IRTUAL-ENV</w:t>
      </w:r>
    </w:p>
    <w:p w14:paraId="6B6A4E43" w14:textId="0E59F70A" w:rsidR="009E0E2C" w:rsidRDefault="009E0E2C" w:rsidP="00FC5558">
      <w:pPr>
        <w:jc w:val="both"/>
        <w:rPr>
          <w:szCs w:val="20"/>
        </w:rPr>
      </w:pPr>
      <w:r w:rsidRPr="00FC5558">
        <w:rPr>
          <w:szCs w:val="20"/>
        </w:rPr>
        <w:t xml:space="preserve">Środowisko zostało utworzone, więc </w:t>
      </w:r>
      <w:r w:rsidR="00FC5558" w:rsidRPr="00FC5558">
        <w:rPr>
          <w:szCs w:val="20"/>
        </w:rPr>
        <w:t xml:space="preserve">w programie </w:t>
      </w:r>
      <w:proofErr w:type="spellStart"/>
      <w:r w:rsidR="00FC5558" w:rsidRPr="00FC5558">
        <w:rPr>
          <w:szCs w:val="20"/>
        </w:rPr>
        <w:t>PyCharm</w:t>
      </w:r>
      <w:proofErr w:type="spellEnd"/>
      <w:r w:rsidR="00FC5558" w:rsidRPr="00FC5558">
        <w:rPr>
          <w:szCs w:val="20"/>
        </w:rPr>
        <w:t xml:space="preserve"> zmieniono interpreter, tak aby </w:t>
      </w:r>
      <w:r w:rsidR="00FC5558">
        <w:rPr>
          <w:szCs w:val="20"/>
        </w:rPr>
        <w:t xml:space="preserve">wykonywane polecenia kompilowały się przy użyciu </w:t>
      </w:r>
      <w:r w:rsidR="00F61EBE">
        <w:rPr>
          <w:szCs w:val="20"/>
        </w:rPr>
        <w:t>środowiska wirtualnego.</w:t>
      </w:r>
    </w:p>
    <w:p w14:paraId="059B24E6" w14:textId="77777777" w:rsidR="00F61EBE" w:rsidRPr="00FC5558" w:rsidRDefault="00F61EBE" w:rsidP="00FC5558">
      <w:pPr>
        <w:jc w:val="both"/>
        <w:rPr>
          <w:szCs w:val="20"/>
        </w:rPr>
      </w:pPr>
    </w:p>
    <w:p w14:paraId="7F4E547B" w14:textId="1F57BD38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</w:t>
      </w:r>
      <w:r w:rsidR="006937C3">
        <w:rPr>
          <w:szCs w:val="20"/>
        </w:rPr>
        <w:t xml:space="preserve"> – utworzono plik </w:t>
      </w:r>
      <w:proofErr w:type="spellStart"/>
      <w:r w:rsidR="006937C3">
        <w:rPr>
          <w:szCs w:val="20"/>
        </w:rPr>
        <w:t>conda-lock.yml</w:t>
      </w:r>
      <w:proofErr w:type="spellEnd"/>
      <w:r w:rsidR="00254D5C">
        <w:rPr>
          <w:szCs w:val="20"/>
        </w:rPr>
        <w:t>. W celu instalacji i stworzenia blokady</w:t>
      </w:r>
      <w:r w:rsidR="00EA62E9">
        <w:rPr>
          <w:szCs w:val="20"/>
        </w:rPr>
        <w:t xml:space="preserve"> (wygenerowania pliku </w:t>
      </w:r>
      <w:proofErr w:type="spellStart"/>
      <w:r w:rsidR="00EA62E9" w:rsidRPr="00EA62E9">
        <w:rPr>
          <w:i/>
          <w:iCs/>
          <w:szCs w:val="20"/>
        </w:rPr>
        <w:t>conda-lock.yml</w:t>
      </w:r>
      <w:proofErr w:type="spellEnd"/>
      <w:r w:rsidR="00EA62E9">
        <w:rPr>
          <w:szCs w:val="20"/>
        </w:rPr>
        <w:t>)</w:t>
      </w:r>
      <w:r w:rsidR="00254D5C">
        <w:rPr>
          <w:szCs w:val="20"/>
        </w:rPr>
        <w:t xml:space="preserve"> wykorzystano polecenia:</w:t>
      </w:r>
    </w:p>
    <w:p w14:paraId="3B0878CB" w14:textId="4754B177" w:rsidR="007177AC" w:rsidRDefault="00254D5C" w:rsidP="00B22515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r w:rsidR="00F61EBE">
        <w:rPr>
          <w:szCs w:val="20"/>
          <w:lang w:val="en-US"/>
        </w:rPr>
        <w:t>a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ABB81A" w14:textId="77777777" w:rsidR="00B22515" w:rsidRPr="00B22515" w:rsidRDefault="00B22515" w:rsidP="00B22515">
      <w:pPr>
        <w:rPr>
          <w:szCs w:val="20"/>
          <w:lang w:val="en-US"/>
        </w:rPr>
      </w:pPr>
    </w:p>
    <w:p w14:paraId="7E92C92F" w14:textId="6D5087F6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 xml:space="preserve">’. </w:t>
      </w:r>
      <w:r w:rsidR="003E48E4">
        <w:rPr>
          <w:szCs w:val="20"/>
        </w:rPr>
        <w:t>W</w:t>
      </w:r>
      <w:r w:rsidR="003E48E4">
        <w:rPr>
          <w:szCs w:val="20"/>
        </w:rPr>
        <w:t xml:space="preserve">raz z rozwojem projektu </w:t>
      </w:r>
      <w:r>
        <w:rPr>
          <w:szCs w:val="20"/>
        </w:rPr>
        <w:t>Kolejne pakiety dołączano do środowiska</w:t>
      </w:r>
      <w:r w:rsidR="0039604D">
        <w:rPr>
          <w:szCs w:val="20"/>
        </w:rPr>
        <w:t xml:space="preserve"> </w:t>
      </w:r>
      <w:r w:rsidR="00567758">
        <w:rPr>
          <w:szCs w:val="20"/>
        </w:rPr>
        <w:t xml:space="preserve">deklarując ich nazwę i minimalną wersję w pliku </w:t>
      </w:r>
      <w:proofErr w:type="spellStart"/>
      <w:r w:rsidR="00567758" w:rsidRPr="003E48E4">
        <w:rPr>
          <w:i/>
          <w:iCs/>
          <w:szCs w:val="20"/>
        </w:rPr>
        <w:t>environ</w:t>
      </w:r>
      <w:r w:rsidR="003E48E4" w:rsidRPr="003E48E4">
        <w:rPr>
          <w:i/>
          <w:iCs/>
          <w:szCs w:val="20"/>
        </w:rPr>
        <w:t>ment.yml</w:t>
      </w:r>
      <w:proofErr w:type="spellEnd"/>
      <w:r w:rsidR="00567758" w:rsidRPr="003E48E4">
        <w:rPr>
          <w:i/>
          <w:iCs/>
          <w:szCs w:val="20"/>
        </w:rPr>
        <w:t xml:space="preserve"> </w:t>
      </w:r>
      <w:r>
        <w:rPr>
          <w:szCs w:val="20"/>
        </w:rPr>
        <w:t xml:space="preserve"> </w:t>
      </w:r>
      <w:r w:rsidR="00B22515">
        <w:rPr>
          <w:szCs w:val="20"/>
        </w:rPr>
        <w:t>oraz wykonując polecenia: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392036F1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  <w:r w:rsidR="0039604D">
        <w:rPr>
          <w:szCs w:val="20"/>
        </w:rPr>
        <w:t xml:space="preserve"> </w:t>
      </w:r>
    </w:p>
    <w:p w14:paraId="4EF0BD8D" w14:textId="196B4FED" w:rsidR="008F77EA" w:rsidRPr="00B22515" w:rsidRDefault="00EC29FA" w:rsidP="00EC29FA">
      <w:pPr>
        <w:jc w:val="both"/>
        <w:rPr>
          <w:szCs w:val="20"/>
        </w:rPr>
      </w:pPr>
      <w:proofErr w:type="spellStart"/>
      <w:r w:rsidRPr="00B22515">
        <w:rPr>
          <w:i/>
          <w:iCs/>
          <w:szCs w:val="20"/>
        </w:rPr>
        <w:t>conda</w:t>
      </w:r>
      <w:proofErr w:type="spellEnd"/>
      <w:r w:rsidRPr="00B22515">
        <w:rPr>
          <w:i/>
          <w:iCs/>
          <w:szCs w:val="20"/>
        </w:rPr>
        <w:t xml:space="preserve">-lock </w:t>
      </w:r>
      <w:proofErr w:type="spellStart"/>
      <w:r w:rsidRPr="00B22515">
        <w:rPr>
          <w:i/>
          <w:iCs/>
          <w:szCs w:val="20"/>
        </w:rPr>
        <w:t>install</w:t>
      </w:r>
      <w:proofErr w:type="spellEnd"/>
      <w:r w:rsidRPr="00B22515">
        <w:rPr>
          <w:i/>
          <w:iCs/>
          <w:szCs w:val="20"/>
        </w:rPr>
        <w:t xml:space="preserve"> --</w:t>
      </w:r>
      <w:proofErr w:type="spellStart"/>
      <w:r w:rsidRPr="00B22515">
        <w:rPr>
          <w:i/>
          <w:iCs/>
          <w:szCs w:val="20"/>
        </w:rPr>
        <w:t>name</w:t>
      </w:r>
      <w:proofErr w:type="spellEnd"/>
      <w:r w:rsidRPr="00B22515">
        <w:rPr>
          <w:i/>
          <w:iCs/>
          <w:szCs w:val="20"/>
        </w:rPr>
        <w:t xml:space="preserve"> </w:t>
      </w:r>
      <w:r w:rsidR="00021555" w:rsidRPr="00B22515">
        <w:rPr>
          <w:i/>
          <w:iCs/>
          <w:szCs w:val="20"/>
        </w:rPr>
        <w:t>ENV-FOR-ET</w:t>
      </w:r>
      <w:r w:rsidRPr="00B22515">
        <w:rPr>
          <w:i/>
          <w:iCs/>
          <w:szCs w:val="20"/>
        </w:rPr>
        <w:t xml:space="preserve"> </w:t>
      </w:r>
      <w:proofErr w:type="spellStart"/>
      <w:r w:rsidRPr="00B22515">
        <w:rPr>
          <w:i/>
          <w:iCs/>
          <w:szCs w:val="20"/>
        </w:rPr>
        <w:t>conda-lock.yml</w:t>
      </w:r>
      <w:proofErr w:type="spellEnd"/>
      <w:r w:rsidR="000E2DA0" w:rsidRPr="00B22515">
        <w:rPr>
          <w:i/>
          <w:iCs/>
          <w:szCs w:val="20"/>
        </w:rPr>
        <w:t xml:space="preserve"> </w:t>
      </w:r>
      <w:r w:rsidRPr="00B22515">
        <w:rPr>
          <w:szCs w:val="20"/>
        </w:rPr>
        <w:t>–</w:t>
      </w:r>
      <w:r w:rsidR="00B22515" w:rsidRPr="00B22515">
        <w:rPr>
          <w:szCs w:val="20"/>
        </w:rPr>
        <w:t xml:space="preserve"> odwzorowanie środowiska</w:t>
      </w:r>
      <w:r w:rsidR="00B22515">
        <w:rPr>
          <w:szCs w:val="20"/>
        </w:rPr>
        <w:t xml:space="preserve"> </w:t>
      </w:r>
      <w:r w:rsidRPr="00B22515">
        <w:rPr>
          <w:szCs w:val="20"/>
        </w:rPr>
        <w:t xml:space="preserve">za pomocą pliku </w:t>
      </w:r>
      <w:proofErr w:type="spellStart"/>
      <w:r w:rsidRPr="00B22515">
        <w:rPr>
          <w:szCs w:val="20"/>
        </w:rPr>
        <w:t>conda-lock.yml</w:t>
      </w:r>
      <w:proofErr w:type="spellEnd"/>
      <w:r w:rsidR="000E2DA0" w:rsidRPr="00B22515">
        <w:rPr>
          <w:szCs w:val="20"/>
        </w:rPr>
        <w:t xml:space="preserve">   </w:t>
      </w: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11" w:name="_Toc187493202"/>
      <w:proofErr w:type="spellStart"/>
      <w:r>
        <w:rPr>
          <w:lang w:val="en-US"/>
        </w:rPr>
        <w:lastRenderedPageBreak/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11"/>
      <w:proofErr w:type="spellEnd"/>
    </w:p>
    <w:p w14:paraId="5EACA104" w14:textId="12154B6F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 xml:space="preserve">Po pierwsze utworzono pusty folder, będący głównym folderem pakietu. Nadano mu nazwę </w:t>
      </w:r>
      <w:proofErr w:type="spellStart"/>
      <w:r w:rsidR="00E7591F" w:rsidRPr="00376A59">
        <w:rPr>
          <w:i/>
          <w:iCs/>
        </w:rPr>
        <w:t>datamining</w:t>
      </w:r>
      <w:proofErr w:type="spellEnd"/>
      <w:r w:rsidR="00E7591F">
        <w:t xml:space="preserve">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82224A8" w14:textId="78355C4D" w:rsidR="00965028" w:rsidRDefault="00753F46" w:rsidP="006175C8">
      <w:pPr>
        <w:jc w:val="both"/>
      </w:pPr>
      <w:r>
        <w:t>W pliku tym zadeklarowano nazwę pakietu (zgodną z nazwą folderu) oraz jego wersję</w:t>
      </w:r>
      <w:r w:rsidR="00335A00">
        <w:t xml:space="preserve"> </w:t>
      </w:r>
      <w:r>
        <w:t xml:space="preserve">(0.0.0). Wskazano również, iż zawartość pakietu jest kompatybilna z zawartością </w:t>
      </w:r>
      <w:r w:rsidR="00EB00B3">
        <w:t>utworzonego w kroku pierwszym folderu.</w:t>
      </w:r>
      <w:r w:rsidR="00A50FE0">
        <w:t xml:space="preserve"> Finalnie wywołano</w:t>
      </w:r>
      <w:r w:rsidR="00965028">
        <w:t xml:space="preserve"> w konsoli</w:t>
      </w:r>
      <w:r w:rsidR="00A50FE0">
        <w:t xml:space="preserve"> </w:t>
      </w:r>
      <w:r w:rsidR="00965028">
        <w:t xml:space="preserve">poniższe </w:t>
      </w:r>
      <w:r w:rsidR="006175C8">
        <w:t>polecenie</w:t>
      </w:r>
      <w:r w:rsidR="00965028">
        <w:t xml:space="preserve"> </w:t>
      </w:r>
      <w:r w:rsidR="00965028">
        <w:t>w celu instalacji pakietu</w:t>
      </w:r>
      <w:r w:rsidR="006175C8">
        <w:t xml:space="preserve">: </w:t>
      </w:r>
    </w:p>
    <w:p w14:paraId="37024B05" w14:textId="3222F01B" w:rsidR="006175C8" w:rsidRPr="00965028" w:rsidRDefault="006175C8" w:rsidP="006175C8">
      <w:pPr>
        <w:jc w:val="both"/>
        <w:rPr>
          <w:i/>
          <w:iCs/>
        </w:rPr>
      </w:pPr>
      <w:r w:rsidRPr="00965028">
        <w:rPr>
          <w:i/>
          <w:iCs/>
        </w:rPr>
        <w:t xml:space="preserve">pip </w:t>
      </w:r>
      <w:proofErr w:type="spellStart"/>
      <w:r w:rsidRPr="00965028">
        <w:rPr>
          <w:i/>
          <w:iCs/>
        </w:rPr>
        <w:t>install</w:t>
      </w:r>
      <w:proofErr w:type="spellEnd"/>
      <w:r w:rsidRPr="00965028">
        <w:rPr>
          <w:i/>
          <w:iCs/>
        </w:rPr>
        <w:t xml:space="preserve"> -e .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2" w:name="_Toc187493203"/>
      <w:r>
        <w:t>System kontroli wersji</w:t>
      </w:r>
      <w:bookmarkEnd w:id="12"/>
    </w:p>
    <w:p w14:paraId="3223E858" w14:textId="3ABC016D" w:rsid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</w:t>
      </w:r>
      <w:r w:rsidR="009B47CD">
        <w:br/>
      </w:r>
      <w:r w:rsidR="00BD6D5D">
        <w:t xml:space="preserve">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65FE8B" w14:textId="22548460" w:rsidR="00063094" w:rsidRPr="00AD508C" w:rsidRDefault="00892AD9" w:rsidP="00063094">
      <w:pPr>
        <w:jc w:val="both"/>
      </w:pPr>
      <w:r>
        <w:t>Ponadto</w:t>
      </w:r>
      <w:r w:rsidR="00AD508C">
        <w:t xml:space="preserve"> utworzono plik </w:t>
      </w:r>
      <w:r w:rsidR="00AD508C" w:rsidRPr="00AD508C">
        <w:rPr>
          <w:i/>
          <w:iCs/>
        </w:rPr>
        <w:t>READ.ME</w:t>
      </w:r>
      <w:r w:rsidR="00AD508C">
        <w:rPr>
          <w:i/>
          <w:iCs/>
        </w:rPr>
        <w:t xml:space="preserve"> </w:t>
      </w:r>
      <w:r w:rsidR="00AD508C">
        <w:t xml:space="preserve">przechowujący </w:t>
      </w:r>
      <w:r w:rsidR="00063094">
        <w:t xml:space="preserve">kilka najważniejszych informacji </w:t>
      </w:r>
      <w:r w:rsidR="00CA3818">
        <w:br/>
      </w:r>
      <w:r w:rsidR="00063094">
        <w:t>o pakiecie</w:t>
      </w:r>
      <w:r w:rsidR="00CA3818">
        <w:t xml:space="preserve"> pozwalających potencjalnym użytkownikom pakietu zaznajomienie się </w:t>
      </w:r>
      <w:r w:rsidR="00CA3818">
        <w:br/>
        <w:t xml:space="preserve">z </w:t>
      </w:r>
      <w:r w:rsidR="001F4210">
        <w:t>głównymi funkcjonalnościami pakietu</w:t>
      </w:r>
      <w:r w:rsidR="00CA3818">
        <w:t>.</w:t>
      </w:r>
      <w:r w:rsidR="001F4210">
        <w:t xml:space="preserve"> Wewnątrz tego pliku znajduje się również sekcja </w:t>
      </w:r>
      <w:r w:rsidR="002D4758">
        <w:t xml:space="preserve">opisująca krok po kroku w jaki sposób użytkownik może sklonować repozytorium, utworzyć środowisko wirtualne na podstawie pliku </w:t>
      </w:r>
      <w:proofErr w:type="spellStart"/>
      <w:r w:rsidR="002D4758" w:rsidRPr="002D4758">
        <w:rPr>
          <w:i/>
          <w:iCs/>
        </w:rPr>
        <w:t>enviroment.yaml</w:t>
      </w:r>
      <w:proofErr w:type="spellEnd"/>
      <w:r w:rsidR="002D4758">
        <w:t xml:space="preserve">, a także </w:t>
      </w:r>
      <w:r w:rsidR="00EC0B9C">
        <w:t>pobrać pakiet.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3" w:name="_Toc187493204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3"/>
    </w:p>
    <w:p w14:paraId="1519E83F" w14:textId="1F9776E7" w:rsidR="00902EC2" w:rsidRDefault="00902EC2" w:rsidP="00C6575F">
      <w:pPr>
        <w:jc w:val="both"/>
      </w:pPr>
      <w:r>
        <w:t xml:space="preserve">Pakiet nazwano </w:t>
      </w:r>
      <w:proofErr w:type="spellStart"/>
      <w:r w:rsidRPr="00F31D6A">
        <w:rPr>
          <w:i/>
          <w:iCs/>
        </w:rPr>
        <w:t>datamining</w:t>
      </w:r>
      <w:proofErr w:type="spellEnd"/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4" w:name="_Toc187493205"/>
      <w:commentRangeStart w:id="15"/>
      <w:r>
        <w:t xml:space="preserve">STANDARDY TWORZENIA </w:t>
      </w:r>
      <w:r w:rsidR="00C44334">
        <w:t>POSZCZEGÓLNYCH PODMODUŁÓW</w:t>
      </w:r>
      <w:commentRangeEnd w:id="15"/>
      <w:r w:rsidR="003A74C1">
        <w:rPr>
          <w:rStyle w:val="Odwoaniedokomentarza"/>
          <w:b w:val="0"/>
          <w:bCs w:val="0"/>
          <w:iCs w:val="0"/>
        </w:rPr>
        <w:commentReference w:id="15"/>
      </w:r>
      <w:bookmarkEnd w:id="14"/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55649DF9" w:rsidR="0063257E" w:rsidRDefault="0063257E" w:rsidP="0063257E">
      <w:pPr>
        <w:jc w:val="both"/>
      </w:pPr>
      <w:r>
        <w:t xml:space="preserve">Ponadto, dodawano komentarze w najistotniejszych miejscach kodu bądź </w:t>
      </w:r>
      <w:r w:rsidR="009B47CD">
        <w:br/>
      </w:r>
      <w:r>
        <w:t>w</w:t>
      </w:r>
      <w:r w:rsidR="009B47CD">
        <w:t xml:space="preserve"> </w:t>
      </w:r>
      <w:r>
        <w:t xml:space="preserve">miejscach, które mogą na pierwszy rzut oka nie jasne dla osoby tworzącej, rozwijającej metodę/klasę. </w:t>
      </w:r>
    </w:p>
    <w:p w14:paraId="68B0642D" w14:textId="100D3001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 xml:space="preserve"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</w:t>
      </w:r>
      <w:r w:rsidR="009B47CD">
        <w:br/>
      </w:r>
      <w:r w:rsidR="005F1D8F">
        <w:t>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6" w:name="_Toc187493206"/>
      <w:r>
        <w:t>WYKORZYSTANE PAKIETY</w:t>
      </w:r>
      <w:bookmarkEnd w:id="16"/>
    </w:p>
    <w:p w14:paraId="1D34B50D" w14:textId="7BD63AB0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</w:t>
      </w:r>
      <w:r w:rsidR="00311269">
        <w:t>13.1</w:t>
      </w:r>
      <w:r>
        <w:t xml:space="preserve">. Była to najnowsza wersja tego języka na czas </w:t>
      </w:r>
      <w:r w:rsidR="006413E4">
        <w:t>tworzenia projektu</w:t>
      </w:r>
      <w:r>
        <w:t xml:space="preserve">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01DFA2C2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</w:t>
      </w:r>
      <w:r w:rsidR="00F95F42">
        <w:t>3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55D0C757" w14:textId="702FC31B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191FDE">
        <w:t>6</w:t>
      </w:r>
      <w:r w:rsidR="003A5292">
        <w:t>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[6]</w:t>
          </w:r>
        </w:sdtContent>
      </w:sdt>
      <w:r w:rsidR="003A5292">
        <w:t>,</w:t>
      </w:r>
    </w:p>
    <w:p w14:paraId="723EC9F8" w14:textId="36C8CB4A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</w:t>
      </w:r>
      <w:r w:rsidR="00F95F42">
        <w:t>10</w:t>
      </w:r>
      <w:r>
        <w:t>.</w:t>
      </w:r>
      <w:r w:rsidR="00F95F42">
        <w:t>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[7]</w:t>
          </w:r>
        </w:sdtContent>
      </w:sdt>
      <w:r w:rsidR="003A5292">
        <w:t>,</w:t>
      </w:r>
    </w:p>
    <w:p w14:paraId="085E7F4C" w14:textId="1CF564A4" w:rsidR="003C23E1" w:rsidRDefault="00381365" w:rsidP="003B2FC4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</w:t>
      </w:r>
      <w:r w:rsidR="009464C3">
        <w:t>2</w:t>
      </w:r>
      <w:r>
        <w:t>.</w:t>
      </w:r>
      <w:r w:rsidR="009464C3">
        <w:t>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[8]</w:t>
          </w:r>
        </w:sdtContent>
      </w:sdt>
      <w:r w:rsidR="003B2FC4">
        <w:t>,</w:t>
      </w:r>
    </w:p>
    <w:p w14:paraId="27582292" w14:textId="2F462246" w:rsidR="003B2FC4" w:rsidRDefault="003B2FC4" w:rsidP="003B2FC4">
      <w:pPr>
        <w:pStyle w:val="Akapitzlist"/>
        <w:numPr>
          <w:ilvl w:val="0"/>
          <w:numId w:val="25"/>
        </w:numPr>
        <w:jc w:val="both"/>
      </w:pPr>
      <w:r>
        <w:t xml:space="preserve">Pip </w:t>
      </w:r>
      <w:r w:rsidR="0088249C">
        <w:t>w wersji 24.3.1</w:t>
      </w:r>
      <w:r w:rsidR="006F5FB9">
        <w:t xml:space="preserve"> </w:t>
      </w:r>
      <w:sdt>
        <w:sdtPr>
          <w:rPr>
            <w:color w:val="000000"/>
          </w:rPr>
          <w:tag w:val="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"/>
          <w:id w:val="47499536"/>
          <w:placeholder>
            <w:docPart w:val="DefaultPlaceholder_-1854013440"/>
          </w:placeholder>
        </w:sdtPr>
        <w:sdtContent>
          <w:r w:rsidR="00737252" w:rsidRPr="00737252">
            <w:rPr>
              <w:color w:val="000000"/>
            </w:rPr>
            <w:t>[9]</w:t>
          </w:r>
        </w:sdtContent>
      </w:sdt>
      <w:r w:rsidR="00084080">
        <w:t xml:space="preserve">, </w:t>
      </w:r>
      <w:r>
        <w:t xml:space="preserve">z rozszerzeniem </w:t>
      </w:r>
      <w:r w:rsidR="00035F6B" w:rsidRPr="00035F6B">
        <w:rPr>
          <w:i/>
          <w:iCs/>
        </w:rPr>
        <w:t>-e</w:t>
      </w:r>
      <w:r w:rsidR="00035F6B">
        <w:rPr>
          <w:i/>
          <w:iCs/>
        </w:rPr>
        <w:t xml:space="preserve"> </w:t>
      </w:r>
      <w:r w:rsidR="00035F6B">
        <w:t xml:space="preserve">do instalacji </w:t>
      </w:r>
      <w:r w:rsidR="00035F6B">
        <w:t>samodzielnie</w:t>
      </w:r>
      <w:r w:rsidR="00035F6B">
        <w:t xml:space="preserve"> utworzonych pakietów</w:t>
      </w:r>
      <w:r w:rsidR="00084080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7" w:name="_Toc187493207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7"/>
    </w:p>
    <w:p w14:paraId="4D7CE2B9" w14:textId="1F6BF15C" w:rsidR="004D089C" w:rsidRDefault="004D089C" w:rsidP="00365F36">
      <w:pPr>
        <w:pStyle w:val="Nagwek2"/>
      </w:pPr>
      <w:bookmarkStart w:id="18" w:name="_Toc187493208"/>
      <w:commentRangeStart w:id="19"/>
      <w:commentRangeStart w:id="20"/>
      <w:r>
        <w:t>PODMODUŁ</w:t>
      </w:r>
      <w:commentRangeEnd w:id="19"/>
      <w:r w:rsidR="00B4591C">
        <w:commentReference w:id="19"/>
      </w:r>
      <w:commentRangeEnd w:id="20"/>
      <w:r>
        <w:commentReference w:id="20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8"/>
    </w:p>
    <w:p w14:paraId="3001DF9D" w14:textId="64F741F8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 xml:space="preserve">przechowywania metod obsługujących błędy </w:t>
      </w:r>
      <w:r w:rsidR="009B47CD">
        <w:br/>
      </w:r>
      <w:r w:rsidR="0072420F">
        <w:t>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43CA70D6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r w:rsidR="00335A00">
        <w:br/>
      </w:r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3625ABB5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>o innym typie niż integer (niezgodnym</w:t>
      </w:r>
      <w:r w:rsidR="00335A00">
        <w:rPr>
          <w:noProof/>
        </w:rPr>
        <w:t xml:space="preserve"> </w:t>
      </w:r>
      <w:r w:rsidR="00335A00">
        <w:rPr>
          <w:noProof/>
        </w:rPr>
        <w:br/>
      </w:r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4C779329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A00">
        <w:rPr>
          <w:i/>
          <w:iCs/>
          <w:noProof/>
          <w:sz w:val="16"/>
          <w:szCs w:val="18"/>
        </w:rPr>
        <w:br/>
      </w:r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384427A2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>, w którego skład wchodzą klucze i wartości. Klucze określają nazwę argumentu, wartości natomiast są dwuelementową listą, w skład której wchodzi oczekiwany typ (element listy o indeksie 0) i przekazany typ przez użytkownika</w:t>
      </w:r>
      <w:r w:rsidR="00B96CFF">
        <w:t xml:space="preserve"> (element o indek</w:t>
      </w:r>
      <w:r w:rsidR="009F23AD">
        <w:t>sie 1</w:t>
      </w:r>
      <w:r w:rsidR="00B96CFF">
        <w:t>)</w:t>
      </w:r>
      <w:r w:rsidR="009F23AD">
        <w:t xml:space="preserve">. Zarówno klucz, jak i typy argumentów przekazane w liście są </w:t>
      </w:r>
      <w:r w:rsidR="00853D9B">
        <w:t>przekazywane jako tekst</w:t>
      </w:r>
      <w:r w:rsidR="00B844AE">
        <w:t xml:space="preserve"> (string)</w:t>
      </w:r>
      <w:r w:rsidR="00853D9B">
        <w:t>. Funkcja ta wywoływana jes</w:t>
      </w:r>
      <w:r w:rsidR="00B844AE">
        <w:t>t w konstruktorze klasy.</w:t>
      </w:r>
      <w:r w:rsidR="00853D9B">
        <w:t xml:space="preserve"> </w:t>
      </w:r>
      <w:r w:rsidR="00D41BEF">
        <w:t>Użytkownik podając nieodpowiedni typ</w:t>
      </w:r>
      <w:r w:rsidR="00111EC9">
        <w:t xml:space="preserve"> jednego 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1" w:name="_Toc182675402"/>
      <w:bookmarkStart w:id="22" w:name="_Toc182675444"/>
      <w:bookmarkStart w:id="23" w:name="_Toc182675533"/>
      <w:bookmarkStart w:id="24" w:name="_Toc182675550"/>
      <w:bookmarkStart w:id="25" w:name="_Toc182677500"/>
      <w:bookmarkStart w:id="26" w:name="_Toc182759930"/>
      <w:bookmarkStart w:id="27" w:name="_Toc182858990"/>
      <w:bookmarkStart w:id="28" w:name="_Toc185675771"/>
      <w:bookmarkStart w:id="29" w:name="_Toc186895202"/>
      <w:bookmarkStart w:id="30" w:name="_Toc187493209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30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lastRenderedPageBreak/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2E883133" w:rsidR="00153AE5" w:rsidRPr="00AB4274" w:rsidRDefault="002D5076" w:rsidP="00106D94">
      <w:pPr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C6" w:rsidRPr="00F673C6">
        <w:rPr>
          <w:i/>
          <w:iCs/>
          <w:noProof/>
          <w:sz w:val="16"/>
          <w:szCs w:val="18"/>
        </w:rPr>
        <w:t xml:space="preserve"> </w:t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570DE2F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1" w:author="Monika Chuchro" w:date="2024-12-27T11:55:00Z">
        <w:r w:rsidR="439A5F02">
          <w:t xml:space="preserve"> </w:t>
        </w:r>
      </w:ins>
      <w:ins w:id="32" w:author="Monika Chuchro" w:date="2024-12-27T11:54:00Z">
        <w:r w:rsidR="439A5F02">
          <w:t xml:space="preserve">NAME, TYPE, </w:t>
        </w:r>
      </w:ins>
      <w:r w:rsidR="00820DF7">
        <w:t>MIS</w:t>
      </w:r>
      <w:ins w:id="33" w:author="Monika Chuchro" w:date="2024-12-27T11:54:00Z">
        <w:r w:rsidR="439A5F02">
          <w:t>,...</w:t>
        </w:r>
      </w:ins>
      <w:del w:id="34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5"/>
      <w:commentRangeStart w:id="36"/>
      <w:r>
        <w:t xml:space="preserve">NAME </w:t>
      </w:r>
      <w:commentRangeEnd w:id="35"/>
      <w:r>
        <w:commentReference w:id="35"/>
      </w:r>
      <w:commentRangeEnd w:id="36"/>
      <w:r w:rsidR="00136127">
        <w:rPr>
          <w:rStyle w:val="Odwoaniedokomentarza"/>
        </w:rPr>
        <w:commentReference w:id="36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1943838D" w:rsidR="00240411" w:rsidRDefault="00F673C6" w:rsidP="00240411">
      <w:pPr>
        <w:numPr>
          <w:ilvl w:val="0"/>
          <w:numId w:val="15"/>
        </w:numPr>
        <w:jc w:val="both"/>
      </w:pPr>
      <w:r>
        <w:t>MIS</w:t>
      </w:r>
      <w:commentRangeStart w:id="37"/>
      <w:commentRangeStart w:id="38"/>
      <w:r w:rsidR="00240411">
        <w:t xml:space="preserve"> </w:t>
      </w:r>
      <w:commentRangeEnd w:id="37"/>
      <w:r w:rsidR="00240411">
        <w:commentReference w:id="37"/>
      </w:r>
      <w:commentRangeEnd w:id="38"/>
      <w:r w:rsidR="001955A4">
        <w:rPr>
          <w:rStyle w:val="Odwoaniedokomentarza"/>
        </w:rPr>
        <w:commentReference w:id="38"/>
      </w:r>
      <w:r w:rsidR="00240411">
        <w:t xml:space="preserve">– ilości brakujących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lastRenderedPageBreak/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210DA42E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35356ED1" w:rsidR="00C63B66" w:rsidRPr="00AB4274" w:rsidRDefault="00D3549B" w:rsidP="00C63B66">
      <w:pPr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D1" w:rsidRPr="005649D1">
        <w:rPr>
          <w:i/>
          <w:iCs/>
          <w:noProof/>
          <w:sz w:val="16"/>
          <w:szCs w:val="18"/>
        </w:rPr>
        <w:t xml:space="preserve"> </w:t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4726591C" w14:textId="5CE52BCE" w:rsidR="008F1F39" w:rsidRDefault="006D680B" w:rsidP="00C63B66">
      <w:pPr>
        <w:jc w:val="center"/>
        <w:rPr>
          <w:noProof/>
        </w:rPr>
      </w:pPr>
      <w:r w:rsidRPr="006D680B">
        <w:rPr>
          <w:i/>
          <w:iCs/>
          <w:noProof/>
          <w:sz w:val="16"/>
          <w:szCs w:val="18"/>
        </w:rPr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0B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lastRenderedPageBreak/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716306A6" w:rsidR="00EB66E9" w:rsidRDefault="00027652" w:rsidP="00B612BB">
      <w:pPr>
        <w:numPr>
          <w:ilvl w:val="0"/>
          <w:numId w:val="16"/>
        </w:numPr>
        <w:jc w:val="both"/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2E511B0" w:rsidR="00EB66E9" w:rsidRDefault="00E00D9C" w:rsidP="00EB66E9">
      <w:pPr>
        <w:jc w:val="both"/>
      </w:pPr>
      <w:r>
        <w:t xml:space="preserve">W przypadku przedstawienia rozkładu kategorii na Rys. </w:t>
      </w:r>
      <w:r w:rsidR="006D680B">
        <w:t>4.15</w:t>
      </w:r>
      <w:r>
        <w:t>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4A81596E" w:rsidR="00445506" w:rsidRDefault="00027652" w:rsidP="00F44A56">
      <w:pPr>
        <w:numPr>
          <w:ilvl w:val="0"/>
          <w:numId w:val="18"/>
        </w:numPr>
        <w:jc w:val="both"/>
      </w:pPr>
      <w:r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82D23C7" wp14:editId="4DAE017B">
            <wp:extent cx="4235450" cy="282756"/>
            <wp:effectExtent l="0" t="0" r="0" b="317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37" cy="2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70B57F80" w:rsidR="00E625C2" w:rsidRPr="001110DD" w:rsidRDefault="003F066B" w:rsidP="00E625C2">
      <w:pPr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33D08170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15D1B5E0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49FDDC1">
            <wp:extent cx="4197350" cy="270611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9" cy="2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3EF84971" w:rsidR="000B70E5" w:rsidRPr="001110DD" w:rsidRDefault="009011C2" w:rsidP="000B70E5">
      <w:pPr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06A198C7" w:rsidR="00837822" w:rsidRDefault="003C3680" w:rsidP="00837822">
      <w:pPr>
        <w:numPr>
          <w:ilvl w:val="0"/>
          <w:numId w:val="19"/>
        </w:numPr>
      </w:pPr>
      <w:r>
        <w:t>MIS</w:t>
      </w:r>
      <w:r w:rsidR="006F1195"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06B1AD63" w:rsidR="00FE4524" w:rsidRDefault="00FE4524" w:rsidP="00837822">
      <w:pPr>
        <w:numPr>
          <w:ilvl w:val="0"/>
          <w:numId w:val="19"/>
        </w:numPr>
      </w:pPr>
      <w:r>
        <w:t xml:space="preserve">MED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lastRenderedPageBreak/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765AFBD8" w:rsidR="00985761" w:rsidRPr="001110DD" w:rsidRDefault="00DB79CE" w:rsidP="00985761">
      <w:pPr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drawing>
          <wp:inline distT="0" distB="0" distL="0" distR="0" wp14:anchorId="1B7C7FE3" wp14:editId="09F0C488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39" w:name="_Toc187493210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39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 xml:space="preserve">binaryzacja </w:t>
      </w:r>
      <w:r w:rsidR="00BE256E">
        <w:lastRenderedPageBreak/>
        <w:t>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6398BB64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 xml:space="preserve">potrzebny chociażby </w:t>
      </w:r>
      <w:r w:rsidR="009B47CD">
        <w:br/>
      </w:r>
      <w:r w:rsidR="00A2717B">
        <w:t>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54CB4EE6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2DD1614C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lastRenderedPageBreak/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54C27C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</w:t>
      </w:r>
      <w:r w:rsidR="009B47CD">
        <w:br/>
      </w:r>
      <w:r w:rsidR="00381DFE">
        <w:t xml:space="preserve">o </w:t>
      </w:r>
      <w:r w:rsidR="00830002"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przedstawion</w:t>
      </w:r>
      <w:r w:rsidR="009B47CD">
        <w:t>o</w:t>
      </w:r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lastRenderedPageBreak/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05B5C3E0" w:rsidR="00EA5D27" w:rsidRDefault="006B601F" w:rsidP="001F3875">
      <w:pPr>
        <w:jc w:val="both"/>
      </w:pPr>
      <w:r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</w:t>
      </w:r>
      <w:r w:rsidR="009B47CD">
        <w:br/>
      </w:r>
      <w:r w:rsidR="003517C5">
        <w:t xml:space="preserve">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lastRenderedPageBreak/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29281E0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r w:rsidR="009B47CD">
        <w:br/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40" w:name="_Toc187493211"/>
      <w:r>
        <w:t>PODMODUŁ „</w:t>
      </w:r>
      <w:proofErr w:type="spellStart"/>
      <w:r>
        <w:t>preprocessing</w:t>
      </w:r>
      <w:proofErr w:type="spellEnd"/>
      <w:r>
        <w:t>”</w:t>
      </w:r>
      <w:bookmarkEnd w:id="40"/>
      <w:r w:rsidR="00881EF9">
        <w:t xml:space="preserve"> </w:t>
      </w:r>
    </w:p>
    <w:p w14:paraId="271152E6" w14:textId="412869C6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 xml:space="preserve">Proces ten </w:t>
      </w:r>
      <w:r w:rsidR="009B47CD">
        <w:br/>
      </w:r>
      <w:r w:rsidR="00472BEF">
        <w:t>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58E249A2" w14:textId="77777777" w:rsidR="00124A2A" w:rsidRDefault="00570714" w:rsidP="00124A2A">
      <w:pPr>
        <w:jc w:val="both"/>
      </w:pPr>
      <w:r>
        <w:t>Obie funkcje przyjmują dokładnie</w:t>
      </w:r>
      <w:r w:rsidR="002539E3">
        <w:t xml:space="preserve"> te same argumenty: </w:t>
      </w:r>
    </w:p>
    <w:p w14:paraId="4A3DA0A3" w14:textId="3720C307" w:rsidR="00124A2A" w:rsidRPr="00A46544" w:rsidRDefault="009E6A60" w:rsidP="00124A2A">
      <w:pPr>
        <w:pStyle w:val="Akapitzlist"/>
        <w:numPr>
          <w:ilvl w:val="0"/>
          <w:numId w:val="27"/>
        </w:numPr>
        <w:jc w:val="both"/>
      </w:pPr>
      <w:proofErr w:type="spellStart"/>
      <w:r>
        <w:rPr>
          <w:i/>
          <w:iCs/>
        </w:rPr>
        <w:lastRenderedPageBreak/>
        <w:t>df</w:t>
      </w:r>
      <w:proofErr w:type="spellEnd"/>
      <w:r>
        <w:rPr>
          <w:i/>
          <w:iCs/>
        </w:rPr>
        <w:t xml:space="preserve"> </w:t>
      </w:r>
      <w:r w:rsidRPr="009E6A60">
        <w:t>– badana ramka danych z pakietu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pandas</w:t>
      </w:r>
      <w:proofErr w:type="spellEnd"/>
      <w:r>
        <w:t>,</w:t>
      </w:r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68D0525F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</w:t>
      </w:r>
      <w:r w:rsidR="00820DF7">
        <w:rPr>
          <w:i/>
          <w:iCs/>
        </w:rPr>
        <w:t>missing_</w:t>
      </w:r>
      <w:r w:rsidR="00DC5D8F" w:rsidRPr="00DC5D8F">
        <w:rPr>
          <w:i/>
          <w:iCs/>
        </w:rPr>
        <w:t>numeric</w:t>
      </w:r>
      <w:proofErr w:type="spellEnd"/>
    </w:p>
    <w:p w14:paraId="314480EE" w14:textId="76B01C8E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820DF7">
        <w:rPr>
          <w:i/>
          <w:iCs/>
        </w:rPr>
        <w:t>missing_</w:t>
      </w:r>
      <w:r w:rsidRPr="002F08D0">
        <w:rPr>
          <w:i/>
          <w:iCs/>
        </w:rPr>
        <w:t>numeric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0AA3D2F1" w:rsidR="00B23531" w:rsidRPr="0088277C" w:rsidRDefault="00D86B6E" w:rsidP="00B23531">
      <w:pPr>
        <w:jc w:val="center"/>
        <w:rPr>
          <w:sz w:val="16"/>
          <w:szCs w:val="18"/>
        </w:rPr>
      </w:pPr>
      <w:r w:rsidRPr="00D86B6E">
        <w:rPr>
          <w:noProof/>
          <w:sz w:val="16"/>
          <w:szCs w:val="18"/>
        </w:rPr>
        <w:drawing>
          <wp:inline distT="0" distB="0" distL="0" distR="0" wp14:anchorId="49E01ED9" wp14:editId="48D6870A">
            <wp:extent cx="4581987" cy="887514"/>
            <wp:effectExtent l="0" t="0" r="0" b="8255"/>
            <wp:docPr id="5821938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3857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9512" cy="8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</w:t>
      </w:r>
      <w:r w:rsidR="00820DF7">
        <w:rPr>
          <w:i/>
          <w:iCs/>
          <w:noProof/>
          <w:sz w:val="16"/>
          <w:szCs w:val="18"/>
        </w:rPr>
        <w:t>missing_</w:t>
      </w:r>
      <w:r w:rsidR="00B23531" w:rsidRPr="0088277C">
        <w:rPr>
          <w:i/>
          <w:iCs/>
          <w:noProof/>
          <w:sz w:val="16"/>
          <w:szCs w:val="18"/>
        </w:rPr>
        <w:t>numeric</w:t>
      </w:r>
    </w:p>
    <w:p w14:paraId="23F77491" w14:textId="77777777" w:rsidR="00881EF9" w:rsidRDefault="00881EF9" w:rsidP="00881EF9"/>
    <w:p w14:paraId="361BA69D" w14:textId="32DF4416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</w:t>
      </w:r>
      <w:r w:rsidR="008E467C">
        <w:br/>
      </w:r>
      <w:r w:rsidR="007C691E">
        <w:t>z</w:t>
      </w:r>
      <w:r w:rsidR="008E467C">
        <w:t xml:space="preserve"> </w:t>
      </w:r>
      <w:r w:rsidR="007C691E">
        <w:t xml:space="preserve">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2FA2B87C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6034F6">
        <w:rPr>
          <w:i/>
          <w:iCs/>
          <w:noProof/>
          <w:sz w:val="16"/>
          <w:szCs w:val="18"/>
        </w:rPr>
        <w:t>missing_</w:t>
      </w:r>
      <w:r w:rsidR="00FF60D3" w:rsidRPr="0088277C">
        <w:rPr>
          <w:i/>
          <w:iCs/>
          <w:noProof/>
          <w:sz w:val="16"/>
          <w:szCs w:val="18"/>
        </w:rPr>
        <w:t>numeric</w:t>
      </w:r>
    </w:p>
    <w:p w14:paraId="13B4FA98" w14:textId="1F167F6C" w:rsidR="001C2673" w:rsidRDefault="001C2673" w:rsidP="009918EA">
      <w:pPr>
        <w:jc w:val="both"/>
      </w:pPr>
    </w:p>
    <w:p w14:paraId="05B75155" w14:textId="2FE70F93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</w:t>
      </w:r>
      <w:r w:rsidR="006034F6">
        <w:rPr>
          <w:i/>
          <w:iCs/>
        </w:rPr>
        <w:t>missing_</w:t>
      </w:r>
      <w:r w:rsidR="00FF60D3" w:rsidRPr="00FF60D3">
        <w:rPr>
          <w:i/>
          <w:iCs/>
        </w:rPr>
        <w:t>categor</w:t>
      </w:r>
      <w:r w:rsidR="00652F59">
        <w:rPr>
          <w:i/>
          <w:iCs/>
        </w:rPr>
        <w:t>ies</w:t>
      </w:r>
      <w:proofErr w:type="spellEnd"/>
    </w:p>
    <w:p w14:paraId="2C0B707D" w14:textId="5FBF664D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6034F6">
        <w:rPr>
          <w:i/>
          <w:iCs/>
        </w:rPr>
        <w:t>missing_</w:t>
      </w:r>
      <w:r w:rsidR="00652F59">
        <w:rPr>
          <w:i/>
          <w:iCs/>
        </w:rPr>
        <w:t>categories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</w:t>
      </w:r>
      <w:r w:rsidR="008038D3">
        <w:rPr>
          <w:i/>
          <w:iCs/>
        </w:rPr>
        <w:t>missing_categories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3A43D00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</w:t>
      </w:r>
      <w:r w:rsidR="008E467C">
        <w:br/>
      </w:r>
      <w:r>
        <w:t xml:space="preserve">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048B8B74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</w:t>
      </w:r>
      <w:r w:rsidR="00494D1B">
        <w:rPr>
          <w:i/>
          <w:iCs/>
        </w:rPr>
        <w:t>missing_</w:t>
      </w:r>
      <w:r w:rsidR="00E0404F" w:rsidRPr="00FF60D3">
        <w:rPr>
          <w:i/>
          <w:iCs/>
        </w:rPr>
        <w:t>categor</w:t>
      </w:r>
      <w:r w:rsidR="00494D1B">
        <w:rPr>
          <w:i/>
          <w:iCs/>
        </w:rPr>
        <w:t>ies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03C298CF" w:rsidR="006A7EC9" w:rsidRPr="005E57FE" w:rsidRDefault="00494D1B" w:rsidP="006A7EC9">
      <w:pPr>
        <w:jc w:val="center"/>
        <w:rPr>
          <w:i/>
          <w:iCs/>
          <w:noProof/>
          <w:sz w:val="16"/>
          <w:szCs w:val="18"/>
        </w:rPr>
      </w:pPr>
      <w:r w:rsidRPr="00494D1B">
        <w:rPr>
          <w:noProof/>
          <w:sz w:val="16"/>
          <w:szCs w:val="18"/>
        </w:rPr>
        <w:drawing>
          <wp:inline distT="0" distB="0" distL="0" distR="0" wp14:anchorId="79492A71" wp14:editId="5B16CE0F">
            <wp:extent cx="4447309" cy="814878"/>
            <wp:effectExtent l="0" t="0" r="0" b="4445"/>
            <wp:docPr id="950972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261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2725" cy="8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</w:t>
      </w:r>
      <w:r>
        <w:rPr>
          <w:i/>
          <w:iCs/>
          <w:noProof/>
          <w:sz w:val="16"/>
          <w:szCs w:val="18"/>
        </w:rPr>
        <w:t>missing_</w:t>
      </w:r>
      <w:r w:rsidR="006A7EC9" w:rsidRPr="005E57FE">
        <w:rPr>
          <w:i/>
          <w:iCs/>
          <w:noProof/>
          <w:sz w:val="16"/>
          <w:szCs w:val="18"/>
        </w:rPr>
        <w:t>categor</w:t>
      </w:r>
      <w:r>
        <w:rPr>
          <w:i/>
          <w:iCs/>
          <w:noProof/>
          <w:sz w:val="16"/>
          <w:szCs w:val="18"/>
        </w:rPr>
        <w:t>ies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42C36B3A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</w:t>
      </w:r>
      <w:r w:rsidR="00494D1B">
        <w:rPr>
          <w:i/>
          <w:iCs/>
          <w:noProof/>
          <w:sz w:val="16"/>
          <w:szCs w:val="18"/>
        </w:rPr>
        <w:t>missing_</w:t>
      </w:r>
      <w:r w:rsidR="00D60EA5" w:rsidRPr="00861432">
        <w:rPr>
          <w:i/>
          <w:iCs/>
          <w:noProof/>
          <w:sz w:val="16"/>
          <w:szCs w:val="18"/>
        </w:rPr>
        <w:t>categor</w:t>
      </w:r>
      <w:r w:rsidR="00494D1B">
        <w:rPr>
          <w:i/>
          <w:iCs/>
          <w:noProof/>
          <w:sz w:val="16"/>
          <w:szCs w:val="18"/>
        </w:rPr>
        <w:t>ies</w:t>
      </w:r>
    </w:p>
    <w:p w14:paraId="292D3889" w14:textId="77777777" w:rsidR="00D60EA5" w:rsidRDefault="00D60EA5" w:rsidP="00881EF9"/>
    <w:p w14:paraId="4838C87B" w14:textId="5A0E7A5A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>handle_</w:t>
      </w:r>
      <w:r w:rsidR="00494D1B">
        <w:rPr>
          <w:i/>
          <w:iCs/>
          <w:noProof/>
        </w:rPr>
        <w:t>missing_</w:t>
      </w:r>
      <w:r>
        <w:rPr>
          <w:i/>
          <w:iCs/>
          <w:noProof/>
        </w:rPr>
        <w:t>categor</w:t>
      </w:r>
      <w:r w:rsidR="00494D1B">
        <w:rPr>
          <w:i/>
          <w:iCs/>
          <w:noProof/>
        </w:rPr>
        <w:t>ies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</w:t>
      </w:r>
      <w:r w:rsidR="008E467C">
        <w:rPr>
          <w:noProof/>
        </w:rPr>
        <w:br/>
      </w:r>
      <w:r w:rsidR="002C6B3F">
        <w:rPr>
          <w:noProof/>
        </w:rPr>
        <w:t>1 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1" w:name="_Toc187493212"/>
      <w:r>
        <w:t>PODMODUŁ „</w:t>
      </w:r>
      <w:proofErr w:type="spellStart"/>
      <w:r>
        <w:t>regression</w:t>
      </w:r>
      <w:proofErr w:type="spellEnd"/>
      <w:r>
        <w:t>”</w:t>
      </w:r>
      <w:bookmarkEnd w:id="41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1B9EB544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5784AD8F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>uczenie modelu za pomocą 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180331BA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>Utworzenie instancji tej klasy wiąże się 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wewnątrz klasy tworzy się </w:t>
      </w:r>
      <w:r w:rsidR="00527269">
        <w:lastRenderedPageBreak/>
        <w:t>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4D9759D4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>stworzenie instancji klasy 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425DE8C4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45517B01" w:rsidR="008738F4" w:rsidRDefault="008738F4" w:rsidP="008738F4">
      <w:pPr>
        <w:jc w:val="both"/>
      </w:pPr>
      <w:r>
        <w:t xml:space="preserve">Wywołanie tychże parametrów instancji, ma na celu bliższe zapoznanie się </w:t>
      </w:r>
      <w:r w:rsidR="004F110D">
        <w:br/>
      </w:r>
      <w:r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lastRenderedPageBreak/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391D95">
      <w:pPr>
        <w:jc w:val="both"/>
        <w:rPr>
          <w:lang w:val="en-US"/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2" w:name="_Toc187493213"/>
      <w:r>
        <w:t>PODMODUŁ „</w:t>
      </w:r>
      <w:proofErr w:type="spellStart"/>
      <w:r>
        <w:t>classification</w:t>
      </w:r>
      <w:proofErr w:type="spellEnd"/>
      <w:r>
        <w:t>”</w:t>
      </w:r>
      <w:bookmarkEnd w:id="42"/>
    </w:p>
    <w:p w14:paraId="728C6C60" w14:textId="55B2E87E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 xml:space="preserve">określonych cech. Podobnie jak regresja, klasyfikacja jest rodzajem </w:t>
      </w:r>
      <w:r w:rsidR="00154C89">
        <w:lastRenderedPageBreak/>
        <w:t>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130E0FAE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jaka część danych powinna służyć do testowania modelu, podczas procesu uczenia metodą podziału na zbiory treningowy i testowy</w:t>
      </w:r>
      <w:r w:rsidR="53AD04E9">
        <w:t>.</w:t>
      </w:r>
    </w:p>
    <w:p w14:paraId="18F101F4" w14:textId="43B7CFD9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</w:t>
      </w:r>
      <w:r w:rsidR="004D3D69">
        <w:t xml:space="preserve"> </w:t>
      </w:r>
      <w:r w:rsidR="00AA106F">
        <w:t>rekordów</w:t>
      </w:r>
      <w:r w:rsidR="005B2B2D">
        <w:t>)</w:t>
      </w:r>
      <w:r w:rsidR="00AA106F">
        <w:t xml:space="preserve"> i testowy (25% rekordów).</w:t>
      </w:r>
    </w:p>
    <w:p w14:paraId="3E3CABC1" w14:textId="0732FFBA" w:rsidR="00A070B7" w:rsidRDefault="00EB7335" w:rsidP="00A070B7">
      <w:pPr>
        <w:jc w:val="center"/>
      </w:pPr>
      <w:r>
        <w:rPr>
          <w:noProof/>
        </w:rPr>
        <w:lastRenderedPageBreak/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</w:t>
      </w:r>
      <w:r w:rsidR="004D3D69">
        <w:rPr>
          <w:i/>
          <w:iCs/>
          <w:sz w:val="16"/>
          <w:szCs w:val="18"/>
        </w:rPr>
        <w:t xml:space="preserve"> </w:t>
      </w:r>
      <w:r w:rsidR="00A070B7" w:rsidRPr="00BA4F80">
        <w:rPr>
          <w:i/>
          <w:iCs/>
          <w:sz w:val="16"/>
          <w:szCs w:val="18"/>
        </w:rPr>
        <w:t xml:space="preserve">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3" w:name="_Toc187493214"/>
      <w:r w:rsidRPr="00290351">
        <w:rPr>
          <w:rFonts w:ascii="Verdana" w:hAnsi="Verdana"/>
          <w:sz w:val="28"/>
          <w:szCs w:val="28"/>
        </w:rPr>
        <w:t>PRZYKŁADY UŻYCIA</w:t>
      </w:r>
      <w:bookmarkEnd w:id="43"/>
    </w:p>
    <w:p w14:paraId="2EF66854" w14:textId="006F4ED3" w:rsidR="00290351" w:rsidRPr="002A4860" w:rsidRDefault="002A4860" w:rsidP="00676C4B">
      <w:pPr>
        <w:jc w:val="both"/>
        <w:rPr>
          <w:szCs w:val="20"/>
        </w:rPr>
      </w:pPr>
      <w:commentRangeStart w:id="44"/>
      <w:r>
        <w:rPr>
          <w:szCs w:val="20"/>
        </w:rPr>
        <w:t>W tej sekcji skupiono się na przedstawieniu XXXXX przykładów (</w:t>
      </w:r>
      <w:proofErr w:type="spellStart"/>
      <w:r>
        <w:rPr>
          <w:szCs w:val="20"/>
        </w:rPr>
        <w:t>case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stud</w:t>
      </w:r>
      <w:r w:rsidR="0000434A">
        <w:rPr>
          <w:szCs w:val="20"/>
        </w:rPr>
        <w:t>ies</w:t>
      </w:r>
      <w:proofErr w:type="spellEnd"/>
      <w:r>
        <w:rPr>
          <w:szCs w:val="20"/>
        </w:rPr>
        <w:t xml:space="preserve">) wykorzystania pakietu i wchodzących </w:t>
      </w:r>
      <w:r w:rsidR="00676C4B">
        <w:rPr>
          <w:szCs w:val="20"/>
        </w:rPr>
        <w:t xml:space="preserve">w jego skład metod i klas w procesach analizy danych i </w:t>
      </w:r>
      <w:r w:rsidR="00045D82">
        <w:rPr>
          <w:szCs w:val="20"/>
        </w:rPr>
        <w:t xml:space="preserve">uczenia maszynowego. </w:t>
      </w:r>
      <w:r w:rsidR="00B36FFC">
        <w:rPr>
          <w:szCs w:val="20"/>
        </w:rPr>
        <w:t xml:space="preserve">Przykładowe procesy analizy i modelowania wykonano za pomocą </w:t>
      </w:r>
      <w:r w:rsidR="00816C0E">
        <w:rPr>
          <w:szCs w:val="20"/>
        </w:rPr>
        <w:t xml:space="preserve">technologii </w:t>
      </w:r>
      <w:proofErr w:type="spellStart"/>
      <w:r w:rsidR="00816C0E">
        <w:rPr>
          <w:szCs w:val="20"/>
        </w:rPr>
        <w:t>Jupyter</w:t>
      </w:r>
      <w:proofErr w:type="spellEnd"/>
      <w:r w:rsidR="00816C0E">
        <w:rPr>
          <w:szCs w:val="20"/>
        </w:rPr>
        <w:t xml:space="preserve"> </w:t>
      </w:r>
      <w:r w:rsidR="00A767F5">
        <w:rPr>
          <w:szCs w:val="20"/>
        </w:rPr>
        <w:t>N</w:t>
      </w:r>
      <w:r w:rsidR="00816C0E">
        <w:rPr>
          <w:szCs w:val="20"/>
        </w:rPr>
        <w:t xml:space="preserve">otebook. </w:t>
      </w:r>
      <w:r w:rsidR="00191273">
        <w:rPr>
          <w:szCs w:val="20"/>
        </w:rPr>
        <w:t>Przykłady</w:t>
      </w:r>
      <w:r w:rsidR="00391D63">
        <w:rPr>
          <w:szCs w:val="20"/>
        </w:rPr>
        <w:t>, wraz z danymi</w:t>
      </w:r>
      <w:r w:rsidR="00191273">
        <w:rPr>
          <w:szCs w:val="20"/>
        </w:rPr>
        <w:t xml:space="preserve"> zamieszczono w </w:t>
      </w:r>
      <w:r w:rsidR="00391D63">
        <w:rPr>
          <w:szCs w:val="20"/>
        </w:rPr>
        <w:t xml:space="preserve">folderze </w:t>
      </w:r>
      <w:proofErr w:type="spellStart"/>
      <w:r w:rsidR="00391D63">
        <w:rPr>
          <w:szCs w:val="20"/>
        </w:rPr>
        <w:t>CaseStudies</w:t>
      </w:r>
      <w:proofErr w:type="spellEnd"/>
      <w:r w:rsidR="00391D63">
        <w:rPr>
          <w:szCs w:val="20"/>
        </w:rPr>
        <w:t xml:space="preserve"> w repozytorium na platformie </w:t>
      </w:r>
      <w:proofErr w:type="spellStart"/>
      <w:r w:rsidR="00391D63">
        <w:rPr>
          <w:szCs w:val="20"/>
        </w:rPr>
        <w:t>Github</w:t>
      </w:r>
      <w:proofErr w:type="spellEnd"/>
      <w:r w:rsidR="006672A5">
        <w:rPr>
          <w:szCs w:val="20"/>
        </w:rPr>
        <w:t xml:space="preserve"> </w:t>
      </w:r>
      <w:sdt>
        <w:sdtPr>
          <w:rPr>
            <w:color w:val="000000"/>
            <w:szCs w:val="20"/>
          </w:rPr>
          <w:tag w:val="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"/>
          <w:id w:val="1155732358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  <w:szCs w:val="20"/>
            </w:rPr>
            <w:t>[16]</w:t>
          </w:r>
        </w:sdtContent>
      </w:sdt>
      <w:commentRangeEnd w:id="44"/>
      <w:r w:rsidR="00E2297C">
        <w:rPr>
          <w:rStyle w:val="Odwoaniedokomentarza"/>
        </w:rPr>
        <w:commentReference w:id="44"/>
      </w:r>
    </w:p>
    <w:p w14:paraId="0E38FF66" w14:textId="2B0E729D" w:rsidR="00290351" w:rsidRDefault="00045D82" w:rsidP="00045D82">
      <w:pPr>
        <w:pStyle w:val="Nagwek2"/>
      </w:pPr>
      <w:bookmarkStart w:id="45" w:name="_Toc187493215"/>
      <w:commentRangeStart w:id="46"/>
      <w:r>
        <w:t xml:space="preserve">Modelowanie regresyjne </w:t>
      </w:r>
      <w:r w:rsidR="002A5EEA">
        <w:t>ceny diamentó</w:t>
      </w:r>
      <w:commentRangeEnd w:id="46"/>
      <w:r w:rsidR="00B47FA1">
        <w:rPr>
          <w:rStyle w:val="Odwoaniedokomentarza"/>
          <w:b w:val="0"/>
          <w:bCs w:val="0"/>
          <w:iCs w:val="0"/>
        </w:rPr>
        <w:commentReference w:id="46"/>
      </w:r>
      <w:r w:rsidR="002A5EEA">
        <w:t>w</w:t>
      </w:r>
      <w:r w:rsidR="00E308A7">
        <w:t xml:space="preserve"> </w:t>
      </w:r>
      <w:sdt>
        <w:sdtPr>
          <w:rPr>
            <w:b w:val="0"/>
            <w:color w:val="000000"/>
          </w:rPr>
          <w:tag w:val="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"/>
          <w:id w:val="-2090536153"/>
          <w:placeholder>
            <w:docPart w:val="DefaultPlaceholder_-1854013440"/>
          </w:placeholder>
        </w:sdtPr>
        <w:sdtEndPr/>
        <w:sdtContent>
          <w:r w:rsidR="00737252" w:rsidRPr="00737252">
            <w:rPr>
              <w:b w:val="0"/>
              <w:color w:val="000000"/>
            </w:rPr>
            <w:t>[17]</w:t>
          </w:r>
        </w:sdtContent>
      </w:sdt>
      <w:bookmarkEnd w:id="45"/>
    </w:p>
    <w:p w14:paraId="2AA2D618" w14:textId="041EE0DA" w:rsidR="00C85902" w:rsidRDefault="00AB4EFB" w:rsidP="00C85902">
      <w:pPr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commentRangeStart w:id="47"/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commentRangeEnd w:id="47"/>
      <w:r w:rsidR="00B47FA1">
        <w:rPr>
          <w:rStyle w:val="Odwoaniedokomentarza"/>
        </w:rPr>
        <w:commentReference w:id="47"/>
      </w:r>
      <w:sdt>
        <w:sdtPr>
          <w:rPr>
            <w:color w:val="000000"/>
          </w:rPr>
          <w:tag w:val="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[18]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  <w:r w:rsidR="0089344F">
        <w:t xml:space="preserve"> </w:t>
      </w:r>
    </w:p>
    <w:p w14:paraId="6E99D58F" w14:textId="615CF247" w:rsidR="00AE0130" w:rsidRDefault="005D12C4" w:rsidP="00C85902">
      <w:pPr>
        <w:jc w:val="both"/>
        <w:rPr>
          <w:szCs w:val="20"/>
        </w:rPr>
      </w:pPr>
      <w:r>
        <w:rPr>
          <w:szCs w:val="20"/>
        </w:rPr>
        <w:t xml:space="preserve">Na początku </w:t>
      </w:r>
      <w:r w:rsidR="004B2A90">
        <w:rPr>
          <w:szCs w:val="20"/>
        </w:rPr>
        <w:t xml:space="preserve">zaimportowano niezbędne biblioteki do przeprowadzenia analizy </w:t>
      </w:r>
      <w:r w:rsidR="004D3D69">
        <w:rPr>
          <w:szCs w:val="20"/>
        </w:rPr>
        <w:br/>
      </w:r>
      <w:r w:rsidR="004B2A90">
        <w:rPr>
          <w:szCs w:val="20"/>
        </w:rPr>
        <w:t xml:space="preserve">i modelowania (w tym odpowiednie podmodułu pakietu </w:t>
      </w:r>
      <w:proofErr w:type="spellStart"/>
      <w:r w:rsidR="004B2A90" w:rsidRPr="004B2A90">
        <w:rPr>
          <w:i/>
          <w:iCs/>
          <w:szCs w:val="20"/>
        </w:rPr>
        <w:t>datamining</w:t>
      </w:r>
      <w:proofErr w:type="spellEnd"/>
      <w:r w:rsidR="004B2A90">
        <w:rPr>
          <w:szCs w:val="20"/>
        </w:rPr>
        <w:t xml:space="preserve">) oraz </w:t>
      </w:r>
      <w:r>
        <w:rPr>
          <w:szCs w:val="20"/>
        </w:rPr>
        <w:t xml:space="preserve">wczytano dane do </w:t>
      </w:r>
      <w:r w:rsidR="0094791E">
        <w:rPr>
          <w:szCs w:val="20"/>
        </w:rPr>
        <w:t>projektu. Następnie w celu zapozna</w:t>
      </w:r>
      <w:r w:rsidR="00C75A91">
        <w:rPr>
          <w:szCs w:val="20"/>
        </w:rPr>
        <w:t xml:space="preserve">nia się danymi </w:t>
      </w:r>
      <w:proofErr w:type="spellStart"/>
      <w:r w:rsidR="00C75A91" w:rsidRPr="00C75A91">
        <w:rPr>
          <w:i/>
          <w:iCs/>
          <w:szCs w:val="20"/>
        </w:rPr>
        <w:t>Diamonds</w:t>
      </w:r>
      <w:proofErr w:type="spellEnd"/>
      <w:r w:rsidR="00C75A91">
        <w:rPr>
          <w:szCs w:val="20"/>
        </w:rPr>
        <w:t xml:space="preserve"> wyświetlono podstawowe statystyki zmiennych numerycznych i </w:t>
      </w:r>
      <w:r w:rsidR="00597137">
        <w:rPr>
          <w:szCs w:val="20"/>
        </w:rPr>
        <w:t xml:space="preserve">kategorycznych wykorzystując metody </w:t>
      </w:r>
      <w:proofErr w:type="spellStart"/>
      <w:r w:rsidR="00597137" w:rsidRPr="00597137">
        <w:rPr>
          <w:i/>
          <w:iCs/>
          <w:szCs w:val="20"/>
        </w:rPr>
        <w:t>check_numeric_data</w:t>
      </w:r>
      <w:proofErr w:type="spellEnd"/>
      <w:r w:rsidR="00597137">
        <w:rPr>
          <w:szCs w:val="20"/>
        </w:rPr>
        <w:t xml:space="preserve"> i </w:t>
      </w:r>
      <w:proofErr w:type="spellStart"/>
      <w:r w:rsidR="00597137" w:rsidRPr="00597137">
        <w:rPr>
          <w:i/>
          <w:iCs/>
          <w:szCs w:val="20"/>
        </w:rPr>
        <w:t>check_category_data</w:t>
      </w:r>
      <w:proofErr w:type="spellEnd"/>
      <w:r w:rsidR="00597137">
        <w:rPr>
          <w:szCs w:val="20"/>
        </w:rPr>
        <w:t xml:space="preserve"> z podmodułu </w:t>
      </w:r>
      <w:proofErr w:type="spellStart"/>
      <w:r w:rsidR="00597137" w:rsidRPr="00597137">
        <w:rPr>
          <w:i/>
          <w:iCs/>
          <w:szCs w:val="20"/>
        </w:rPr>
        <w:t>check</w:t>
      </w:r>
      <w:proofErr w:type="spellEnd"/>
      <w:r w:rsidR="00597137">
        <w:rPr>
          <w:szCs w:val="20"/>
        </w:rPr>
        <w:t xml:space="preserve">. </w:t>
      </w:r>
    </w:p>
    <w:p w14:paraId="176E0D97" w14:textId="77777777" w:rsidR="00AE0130" w:rsidRDefault="007728A1" w:rsidP="00C85902">
      <w:pPr>
        <w:jc w:val="both"/>
        <w:rPr>
          <w:szCs w:val="20"/>
        </w:rPr>
      </w:pPr>
      <w:r>
        <w:rPr>
          <w:szCs w:val="20"/>
        </w:rP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  <w:szCs w:val="20"/>
        </w:rPr>
        <w:t>one_hot_encoding</w:t>
      </w:r>
      <w:proofErr w:type="spellEnd"/>
      <w:r w:rsidR="00603FE7">
        <w:rPr>
          <w:szCs w:val="20"/>
        </w:rPr>
        <w:t xml:space="preserve"> z podmodułu </w:t>
      </w:r>
      <w:proofErr w:type="spellStart"/>
      <w:r w:rsidR="00E53769" w:rsidRPr="00E53769">
        <w:rPr>
          <w:i/>
          <w:iCs/>
          <w:szCs w:val="20"/>
        </w:rPr>
        <w:t>transformations</w:t>
      </w:r>
      <w:proofErr w:type="spellEnd"/>
      <w:r w:rsidR="00E53769">
        <w:rPr>
          <w:szCs w:val="20"/>
        </w:rPr>
        <w:t xml:space="preserve">. </w:t>
      </w:r>
      <w:r w:rsidR="00CB7CFD">
        <w:rPr>
          <w:szCs w:val="20"/>
        </w:rPr>
        <w:t xml:space="preserve">Rekordy należące do danej kategorii nadano wartość 1 w nowo utworzonej kolumnie, natomiast dla rekordów nie przynależących do </w:t>
      </w:r>
      <w:r w:rsidR="0032013A">
        <w:rPr>
          <w:szCs w:val="20"/>
        </w:rPr>
        <w:t xml:space="preserve">danej kategorii przypisano wartość 0. </w:t>
      </w:r>
    </w:p>
    <w:p w14:paraId="10C22EA9" w14:textId="3DDBE224" w:rsidR="00115928" w:rsidRDefault="00AE0130" w:rsidP="00C85902">
      <w:pPr>
        <w:jc w:val="both"/>
        <w:rPr>
          <w:szCs w:val="20"/>
        </w:rPr>
      </w:pPr>
      <w:r>
        <w:rPr>
          <w:szCs w:val="20"/>
        </w:rP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  <w:szCs w:val="20"/>
        </w:rPr>
        <w:t>transformations</w:t>
      </w:r>
      <w:proofErr w:type="spellEnd"/>
      <w:r w:rsidR="00B92305">
        <w:rPr>
          <w:i/>
          <w:iCs/>
          <w:szCs w:val="20"/>
        </w:rPr>
        <w:t xml:space="preserve"> </w:t>
      </w:r>
      <w:r w:rsidR="00B92305">
        <w:rPr>
          <w:szCs w:val="20"/>
        </w:rPr>
        <w:t xml:space="preserve">– metodę </w:t>
      </w:r>
      <w:proofErr w:type="spellStart"/>
      <w:r w:rsidR="00B92305" w:rsidRPr="00B92305">
        <w:rPr>
          <w:i/>
          <w:iCs/>
          <w:szCs w:val="20"/>
        </w:rPr>
        <w:t>standarization</w:t>
      </w:r>
      <w:proofErr w:type="spellEnd"/>
      <w:r w:rsidR="00B92305">
        <w:rPr>
          <w:szCs w:val="20"/>
        </w:rPr>
        <w:t xml:space="preserve">. Dzięki niej ustandaryzowano dane </w:t>
      </w:r>
      <w:r w:rsidR="00C608A2">
        <w:rPr>
          <w:szCs w:val="20"/>
        </w:rPr>
        <w:br/>
      </w:r>
      <w:r w:rsidR="00A73EBC">
        <w:rPr>
          <w:szCs w:val="20"/>
        </w:rPr>
        <w:t>w</w:t>
      </w:r>
      <w:r w:rsidR="00C608A2">
        <w:rPr>
          <w:szCs w:val="20"/>
        </w:rPr>
        <w:t xml:space="preserve"> </w:t>
      </w:r>
      <w:r w:rsidR="00A73EBC">
        <w:rPr>
          <w:szCs w:val="20"/>
        </w:rPr>
        <w:t xml:space="preserve">kolumnach: </w:t>
      </w:r>
      <w:r w:rsidR="00A73EBC" w:rsidRPr="00A73EBC">
        <w:rPr>
          <w:i/>
          <w:iCs/>
          <w:szCs w:val="20"/>
        </w:rPr>
        <w:t>carat</w:t>
      </w:r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depth</w:t>
      </w:r>
      <w:proofErr w:type="spellEnd"/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table</w:t>
      </w:r>
      <w:proofErr w:type="spellEnd"/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x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y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z</w:t>
      </w:r>
      <w:r w:rsidR="007D196E">
        <w:rPr>
          <w:szCs w:val="20"/>
        </w:rPr>
        <w:t xml:space="preserve">. </w:t>
      </w:r>
    </w:p>
    <w:p w14:paraId="62C060D9" w14:textId="07BB0ABE" w:rsidR="007D7F0B" w:rsidRDefault="00115928" w:rsidP="00C85902">
      <w:pPr>
        <w:jc w:val="both"/>
        <w:rPr>
          <w:szCs w:val="20"/>
        </w:rPr>
      </w:pPr>
      <w:r>
        <w:rPr>
          <w:szCs w:val="20"/>
        </w:rPr>
        <w:t xml:space="preserve">Następnie wykluczono z danych te pola, dla których wartość </w:t>
      </w:r>
      <w:r w:rsidR="00DB0FA4">
        <w:rPr>
          <w:szCs w:val="20"/>
        </w:rPr>
        <w:t xml:space="preserve">bezwzględna </w:t>
      </w:r>
      <w:r>
        <w:rPr>
          <w:szCs w:val="20"/>
        </w:rPr>
        <w:t>korelacji</w:t>
      </w:r>
      <w:r w:rsidR="0079611C">
        <w:rPr>
          <w:szCs w:val="20"/>
        </w:rPr>
        <w:t xml:space="preserve"> </w:t>
      </w:r>
      <w:proofErr w:type="spellStart"/>
      <w:r w:rsidR="0079611C">
        <w:rPr>
          <w:szCs w:val="20"/>
        </w:rPr>
        <w:t>Kendall’a</w:t>
      </w:r>
      <w:proofErr w:type="spellEnd"/>
      <w:r>
        <w:rPr>
          <w:szCs w:val="20"/>
        </w:rPr>
        <w:t xml:space="preserve"> </w:t>
      </w:r>
      <w:r w:rsidR="00DB0FA4">
        <w:rPr>
          <w:szCs w:val="20"/>
        </w:rPr>
        <w:t xml:space="preserve">ze zmienną </w:t>
      </w:r>
      <w:r w:rsidR="00194AC5">
        <w:rPr>
          <w:szCs w:val="20"/>
        </w:rPr>
        <w:t xml:space="preserve">zależną </w:t>
      </w:r>
      <w:r w:rsidR="00DB0FA4">
        <w:rPr>
          <w:szCs w:val="20"/>
        </w:rPr>
        <w:t>nie przekroczył</w:t>
      </w:r>
      <w:r w:rsidR="00194AC5">
        <w:rPr>
          <w:szCs w:val="20"/>
        </w:rPr>
        <w:t xml:space="preserve">a wartości 0.5. W tym celu </w:t>
      </w:r>
      <w:r w:rsidR="004A768F">
        <w:rPr>
          <w:szCs w:val="20"/>
        </w:rPr>
        <w:t>u</w:t>
      </w:r>
      <w:r w:rsidR="00194AC5">
        <w:rPr>
          <w:szCs w:val="20"/>
        </w:rPr>
        <w:t>tworzono macierz korelacji</w:t>
      </w:r>
      <w:r w:rsidR="00A73EBC">
        <w:rPr>
          <w:szCs w:val="20"/>
        </w:rPr>
        <w:t>.</w:t>
      </w:r>
    </w:p>
    <w:p w14:paraId="2F38A644" w14:textId="758D7CA8" w:rsidR="00796816" w:rsidRDefault="007D7F0B" w:rsidP="00C85902">
      <w:pPr>
        <w:jc w:val="both"/>
        <w:rPr>
          <w:szCs w:val="20"/>
        </w:rPr>
      </w:pPr>
      <w:r>
        <w:rPr>
          <w:szCs w:val="20"/>
        </w:rPr>
        <w:t xml:space="preserve">Na podstawie </w:t>
      </w:r>
      <w:r w:rsidR="00A83A57">
        <w:rPr>
          <w:szCs w:val="20"/>
        </w:rPr>
        <w:t xml:space="preserve">wybranych </w:t>
      </w:r>
      <w:r>
        <w:rPr>
          <w:szCs w:val="20"/>
        </w:rPr>
        <w:t xml:space="preserve">pól, </w:t>
      </w:r>
      <w:r w:rsidR="00A83A57">
        <w:rPr>
          <w:szCs w:val="20"/>
        </w:rPr>
        <w:t xml:space="preserve">utworzono instancję klasy </w:t>
      </w:r>
      <w:proofErr w:type="spellStart"/>
      <w:r w:rsidR="00A83A57" w:rsidRPr="00A83A57">
        <w:rPr>
          <w:i/>
          <w:iCs/>
          <w:szCs w:val="20"/>
        </w:rPr>
        <w:t>BestMultipleLinearRegression</w:t>
      </w:r>
      <w:proofErr w:type="spellEnd"/>
      <w:r w:rsidR="00963A7A">
        <w:rPr>
          <w:szCs w:val="20"/>
        </w:rPr>
        <w:t>,</w:t>
      </w:r>
      <w:r w:rsidR="00133657">
        <w:rPr>
          <w:szCs w:val="20"/>
        </w:rPr>
        <w:t xml:space="preserve"> </w:t>
      </w:r>
      <w:r w:rsidR="00963A7A">
        <w:rPr>
          <w:szCs w:val="20"/>
        </w:rPr>
        <w:t xml:space="preserve">w celu zbudowania możliwie jak najbardziej wydajnego modelu wielorakiej regresji liniowej. Do konstruktora klasy przekazano </w:t>
      </w:r>
      <w:r w:rsidR="005213DC">
        <w:rPr>
          <w:szCs w:val="20"/>
        </w:rPr>
        <w:br/>
      </w:r>
      <w:r w:rsidR="00940044">
        <w:rPr>
          <w:szCs w:val="20"/>
        </w:rPr>
        <w:t xml:space="preserve">5 parametrów; </w:t>
      </w:r>
      <w:proofErr w:type="spellStart"/>
      <w:r w:rsidR="00940044" w:rsidRPr="00940044">
        <w:rPr>
          <w:i/>
          <w:iCs/>
          <w:szCs w:val="20"/>
        </w:rPr>
        <w:t>df</w:t>
      </w:r>
      <w:proofErr w:type="spellEnd"/>
      <w:r w:rsidR="00940044">
        <w:rPr>
          <w:szCs w:val="20"/>
        </w:rPr>
        <w:t xml:space="preserve"> – </w:t>
      </w:r>
      <w:r w:rsidR="0001613E">
        <w:rPr>
          <w:szCs w:val="20"/>
        </w:rPr>
        <w:t xml:space="preserve">ramkę danych </w:t>
      </w:r>
      <w:proofErr w:type="spellStart"/>
      <w:r w:rsidR="0001613E" w:rsidRPr="0001613E">
        <w:rPr>
          <w:i/>
          <w:iCs/>
          <w:szCs w:val="20"/>
        </w:rPr>
        <w:t>Diamonds</w:t>
      </w:r>
      <w:proofErr w:type="spellEnd"/>
      <w:r w:rsidR="00940044">
        <w:rPr>
          <w:szCs w:val="20"/>
        </w:rPr>
        <w:t xml:space="preserve"> </w:t>
      </w:r>
      <w:r w:rsidR="0001613E">
        <w:rPr>
          <w:szCs w:val="20"/>
        </w:rPr>
        <w:t xml:space="preserve">przygotowaną do modelowania </w:t>
      </w:r>
      <w:r w:rsidR="005213DC">
        <w:rPr>
          <w:szCs w:val="20"/>
        </w:rPr>
        <w:br/>
      </w:r>
      <w:r w:rsidR="0001613E">
        <w:rPr>
          <w:szCs w:val="20"/>
        </w:rPr>
        <w:t xml:space="preserve">w poprzednich krokach, </w:t>
      </w:r>
      <w:proofErr w:type="spellStart"/>
      <w:r w:rsidR="0001613E" w:rsidRPr="0001613E">
        <w:rPr>
          <w:i/>
          <w:iCs/>
          <w:szCs w:val="20"/>
        </w:rPr>
        <w:t>response</w:t>
      </w:r>
      <w:proofErr w:type="spellEnd"/>
      <w:r w:rsidR="0001613E">
        <w:rPr>
          <w:szCs w:val="20"/>
        </w:rPr>
        <w:t xml:space="preserve"> – nazwę kolumny </w:t>
      </w:r>
      <w:proofErr w:type="spellStart"/>
      <w:r w:rsidR="0001613E" w:rsidRPr="0001613E">
        <w:rPr>
          <w:i/>
          <w:iCs/>
          <w:szCs w:val="20"/>
        </w:rPr>
        <w:t>price</w:t>
      </w:r>
      <w:proofErr w:type="spellEnd"/>
      <w:r w:rsidR="0001613E">
        <w:rPr>
          <w:szCs w:val="20"/>
        </w:rPr>
        <w:t xml:space="preserve"> (zmienną </w:t>
      </w:r>
      <w:r w:rsidR="002D1044">
        <w:rPr>
          <w:szCs w:val="20"/>
        </w:rPr>
        <w:t>zależną</w:t>
      </w:r>
      <w:r w:rsidR="0001613E">
        <w:rPr>
          <w:szCs w:val="20"/>
        </w:rPr>
        <w:t>)</w:t>
      </w:r>
      <w:r w:rsidR="002D1044">
        <w:rPr>
          <w:szCs w:val="20"/>
        </w:rPr>
        <w:t xml:space="preserve">, </w:t>
      </w:r>
      <w:proofErr w:type="spellStart"/>
      <w:r w:rsidR="002D1044" w:rsidRPr="002C3592">
        <w:rPr>
          <w:i/>
          <w:iCs/>
          <w:szCs w:val="20"/>
        </w:rPr>
        <w:t>set_seed</w:t>
      </w:r>
      <w:proofErr w:type="spellEnd"/>
      <w:r w:rsidR="002D1044">
        <w:rPr>
          <w:szCs w:val="20"/>
        </w:rPr>
        <w:t xml:space="preserve"> – ziarno </w:t>
      </w:r>
      <w:r w:rsidR="002C3592">
        <w:rPr>
          <w:szCs w:val="20"/>
        </w:rPr>
        <w:t xml:space="preserve">ustawiono na sztywną wartość 17, </w:t>
      </w:r>
      <w:proofErr w:type="spellStart"/>
      <w:r w:rsidR="002C3592" w:rsidRPr="002C3592">
        <w:rPr>
          <w:i/>
          <w:iCs/>
          <w:szCs w:val="20"/>
        </w:rPr>
        <w:t>divide_method</w:t>
      </w:r>
      <w:proofErr w:type="spellEnd"/>
      <w:r w:rsidR="002D1044">
        <w:rPr>
          <w:szCs w:val="20"/>
        </w:rPr>
        <w:t xml:space="preserve"> </w:t>
      </w:r>
      <w:r w:rsidR="003B6EF0">
        <w:rPr>
          <w:szCs w:val="20"/>
        </w:rPr>
        <w:t>–</w:t>
      </w:r>
      <w:r w:rsidR="002C3592">
        <w:rPr>
          <w:szCs w:val="20"/>
        </w:rPr>
        <w:t xml:space="preserve"> </w:t>
      </w:r>
      <w:proofErr w:type="spellStart"/>
      <w:r w:rsidR="003B6EF0">
        <w:rPr>
          <w:szCs w:val="20"/>
        </w:rPr>
        <w:t>kroswalidację</w:t>
      </w:r>
      <w:proofErr w:type="spellEnd"/>
      <w:r w:rsidR="003B6EF0">
        <w:rPr>
          <w:szCs w:val="20"/>
        </w:rPr>
        <w:t xml:space="preserve">, </w:t>
      </w:r>
      <w:r w:rsidR="003B6EF0" w:rsidRPr="003B6EF0">
        <w:rPr>
          <w:i/>
          <w:iCs/>
          <w:szCs w:val="20"/>
        </w:rPr>
        <w:t>k</w:t>
      </w:r>
      <w:r w:rsidR="003B6EF0">
        <w:rPr>
          <w:szCs w:val="20"/>
        </w:rPr>
        <w:t xml:space="preserve"> – pięć przedziałów. </w:t>
      </w:r>
      <w:r w:rsidR="00AD0BA2">
        <w:rPr>
          <w:szCs w:val="20"/>
        </w:rPr>
        <w:t xml:space="preserve">Model regresji, który charakteryzował się najwyższą wartością </w:t>
      </w:r>
      <w:r w:rsidR="004E7DC3">
        <w:rPr>
          <w:szCs w:val="20"/>
        </w:rPr>
        <w:t>parametru R-</w:t>
      </w:r>
      <w:proofErr w:type="spellStart"/>
      <w:r w:rsidR="004E7DC3">
        <w:rPr>
          <w:szCs w:val="20"/>
        </w:rPr>
        <w:t>squared</w:t>
      </w:r>
      <w:proofErr w:type="spellEnd"/>
      <w:r w:rsidR="004E7DC3">
        <w:rPr>
          <w:szCs w:val="20"/>
        </w:rPr>
        <w:t xml:space="preserve"> okazał się być modelem opartym na dwóch </w:t>
      </w:r>
      <w:r w:rsidR="00547D5F">
        <w:rPr>
          <w:szCs w:val="20"/>
        </w:rPr>
        <w:t>zmiennych</w:t>
      </w:r>
      <w:r w:rsidR="007F6DF8">
        <w:rPr>
          <w:szCs w:val="20"/>
        </w:rPr>
        <w:t xml:space="preserve"> </w:t>
      </w:r>
      <w:r w:rsidR="00547D5F">
        <w:rPr>
          <w:szCs w:val="20"/>
        </w:rPr>
        <w:t xml:space="preserve">zależnych; </w:t>
      </w:r>
      <w:r w:rsidR="006471FC" w:rsidRPr="006471FC">
        <w:rPr>
          <w:i/>
          <w:iCs/>
          <w:szCs w:val="20"/>
        </w:rPr>
        <w:t>carat</w:t>
      </w:r>
      <w:r w:rsidR="00547D5F">
        <w:rPr>
          <w:szCs w:val="20"/>
        </w:rPr>
        <w:t xml:space="preserve"> oraz </w:t>
      </w:r>
      <w:r w:rsidR="006471FC" w:rsidRPr="006471FC">
        <w:rPr>
          <w:i/>
          <w:iCs/>
          <w:szCs w:val="20"/>
        </w:rPr>
        <w:t>x</w:t>
      </w:r>
      <w:r w:rsidR="00547D5F">
        <w:rPr>
          <w:szCs w:val="20"/>
        </w:rPr>
        <w:t xml:space="preserve">. </w:t>
      </w:r>
      <w:r w:rsidR="007329F4">
        <w:rPr>
          <w:szCs w:val="20"/>
        </w:rPr>
        <w:t xml:space="preserve">Z utworzonego modelu </w:t>
      </w:r>
      <w:r w:rsidR="00D76CBA">
        <w:rPr>
          <w:szCs w:val="20"/>
        </w:rPr>
        <w:t xml:space="preserve">odczytano kilka istotnych parametrów/cech opisujących </w:t>
      </w:r>
      <w:r w:rsidR="00796816">
        <w:rPr>
          <w:szCs w:val="20"/>
        </w:rPr>
        <w:t>go</w:t>
      </w:r>
      <w:r w:rsidR="00C87296">
        <w:rPr>
          <w:szCs w:val="20"/>
        </w:rPr>
        <w:t>:</w:t>
      </w:r>
    </w:p>
    <w:p w14:paraId="5A960CE0" w14:textId="78EAB2CD" w:rsidR="00796816" w:rsidRPr="00796816" w:rsidRDefault="00796816" w:rsidP="00AE3A3D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Wzór funkcji regresyjnej: </w:t>
      </w:r>
      <w:proofErr w:type="spellStart"/>
      <w:r w:rsidR="007F4500" w:rsidRPr="007F4500">
        <w:rPr>
          <w:i/>
          <w:iCs/>
          <w:szCs w:val="20"/>
        </w:rPr>
        <w:t>price</w:t>
      </w:r>
      <w:proofErr w:type="spellEnd"/>
      <w:r w:rsidR="007F4500" w:rsidRPr="007F4500">
        <w:rPr>
          <w:szCs w:val="20"/>
        </w:rPr>
        <w:t xml:space="preserve"> = 4801.0</w:t>
      </w:r>
      <w:r w:rsidR="007F6DF8">
        <w:rPr>
          <w:szCs w:val="20"/>
        </w:rPr>
        <w:t>7</w:t>
      </w:r>
      <w:r w:rsidR="007F4500" w:rsidRPr="007F4500">
        <w:rPr>
          <w:szCs w:val="20"/>
        </w:rPr>
        <w:t>*</w:t>
      </w:r>
      <w:r w:rsidR="007F4500" w:rsidRPr="007F4500">
        <w:rPr>
          <w:i/>
          <w:iCs/>
          <w:szCs w:val="20"/>
        </w:rPr>
        <w:t>carat</w:t>
      </w:r>
      <w:r w:rsidR="007F4500" w:rsidRPr="007F4500">
        <w:rPr>
          <w:szCs w:val="20"/>
        </w:rPr>
        <w:t xml:space="preserve"> - 1153.09*</w:t>
      </w:r>
      <w:r w:rsidR="007F4500" w:rsidRPr="007F4500">
        <w:rPr>
          <w:i/>
          <w:iCs/>
          <w:szCs w:val="20"/>
        </w:rPr>
        <w:t>x</w:t>
      </w:r>
      <w:r w:rsidR="007F4500">
        <w:rPr>
          <w:szCs w:val="20"/>
        </w:rPr>
        <w:t xml:space="preserve"> + </w:t>
      </w:r>
      <w:r w:rsidR="007F4500" w:rsidRPr="007F4500">
        <w:rPr>
          <w:szCs w:val="20"/>
        </w:rPr>
        <w:t>3932.8</w:t>
      </w:r>
      <w:r w:rsidR="005322DB">
        <w:rPr>
          <w:szCs w:val="20"/>
        </w:rPr>
        <w:t>2</w:t>
      </w:r>
      <w:r w:rsidR="0026677F" w:rsidRPr="00AE3A3D">
        <w:rPr>
          <w:szCs w:val="20"/>
        </w:rPr>
        <w:t>,</w:t>
      </w:r>
    </w:p>
    <w:p w14:paraId="2F4539D7" w14:textId="676CC2BB" w:rsidR="00796816" w:rsidRPr="00796816" w:rsidRDefault="00796816" w:rsidP="00796816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>Wartość parametru R-</w:t>
      </w:r>
      <w:proofErr w:type="spellStart"/>
      <w:r>
        <w:rPr>
          <w:szCs w:val="20"/>
        </w:rPr>
        <w:t>squared</w:t>
      </w:r>
      <w:proofErr w:type="spellEnd"/>
      <w:r>
        <w:rPr>
          <w:szCs w:val="20"/>
        </w:rPr>
        <w:t>:</w:t>
      </w:r>
      <w:r w:rsidR="0026677F">
        <w:rPr>
          <w:szCs w:val="20"/>
        </w:rPr>
        <w:t xml:space="preserve"> </w:t>
      </w:r>
      <w:r w:rsidR="009D4517" w:rsidRPr="009D4517">
        <w:rPr>
          <w:szCs w:val="20"/>
        </w:rPr>
        <w:t>0.85</w:t>
      </w:r>
      <w:r w:rsidR="0026677F">
        <w:rPr>
          <w:szCs w:val="20"/>
        </w:rPr>
        <w:t>,</w:t>
      </w:r>
    </w:p>
    <w:p w14:paraId="7649E43C" w14:textId="21E81B1F" w:rsidR="0026677F" w:rsidRPr="0026677F" w:rsidRDefault="00863F9E" w:rsidP="0026677F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Wartości parametrów </w:t>
      </w:r>
      <w:r w:rsidR="0026677F">
        <w:rPr>
          <w:szCs w:val="20"/>
        </w:rPr>
        <w:t>M</w:t>
      </w:r>
      <w:r>
        <w:rPr>
          <w:szCs w:val="20"/>
        </w:rPr>
        <w:t>SE</w:t>
      </w:r>
      <w:r w:rsidR="008136CE">
        <w:rPr>
          <w:szCs w:val="20"/>
        </w:rPr>
        <w:t xml:space="preserve"> = </w:t>
      </w:r>
      <w:r w:rsidR="008136CE" w:rsidRPr="008136CE">
        <w:rPr>
          <w:szCs w:val="20"/>
        </w:rPr>
        <w:t>2333720.6</w:t>
      </w:r>
      <w:r w:rsidR="007F6DF8">
        <w:rPr>
          <w:szCs w:val="20"/>
        </w:rPr>
        <w:t>4</w:t>
      </w:r>
      <w:r w:rsidR="0026677F">
        <w:rPr>
          <w:szCs w:val="20"/>
        </w:rPr>
        <w:t>, RMSE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1527.63</w:t>
      </w:r>
      <w:r w:rsidR="0026677F">
        <w:rPr>
          <w:szCs w:val="20"/>
        </w:rPr>
        <w:t>, RSS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25176178213.92</w:t>
      </w:r>
      <w:r w:rsidR="0026677F">
        <w:rPr>
          <w:szCs w:val="20"/>
        </w:rPr>
        <w:t>, MAPE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28.11</w:t>
      </w:r>
      <w:r w:rsidR="00124A2A">
        <w:rPr>
          <w:szCs w:val="20"/>
        </w:rPr>
        <w:t>.</w:t>
      </w:r>
    </w:p>
    <w:p w14:paraId="4611CFC0" w14:textId="348F0DEE" w:rsidR="00C85902" w:rsidRDefault="0026677F" w:rsidP="0026677F">
      <w:pPr>
        <w:jc w:val="both"/>
        <w:rPr>
          <w:szCs w:val="20"/>
        </w:rPr>
      </w:pPr>
      <w:r>
        <w:rPr>
          <w:szCs w:val="20"/>
        </w:rPr>
        <w:t xml:space="preserve">Finalnie wyświetlono wykres funkcji regresyjnej </w:t>
      </w:r>
      <w:r w:rsidR="00E9729A">
        <w:rPr>
          <w:szCs w:val="20"/>
        </w:rPr>
        <w:t xml:space="preserve">wykorzystując metodę </w:t>
      </w:r>
      <w:proofErr w:type="spellStart"/>
      <w:r w:rsidR="00E9729A" w:rsidRPr="00E9729A">
        <w:rPr>
          <w:i/>
          <w:iCs/>
          <w:szCs w:val="20"/>
        </w:rPr>
        <w:t>plot_model</w:t>
      </w:r>
      <w:proofErr w:type="spellEnd"/>
      <w:r w:rsidR="00E9729A">
        <w:rPr>
          <w:szCs w:val="20"/>
        </w:rPr>
        <w:t xml:space="preserve"> (metoda wewnątrz klasy </w:t>
      </w:r>
      <w:proofErr w:type="spellStart"/>
      <w:r w:rsidR="00E9729A" w:rsidRPr="00A83A57">
        <w:rPr>
          <w:i/>
          <w:iCs/>
          <w:szCs w:val="20"/>
        </w:rPr>
        <w:t>BestMultipleLinearRegression</w:t>
      </w:r>
      <w:proofErr w:type="spellEnd"/>
      <w:r w:rsidR="00E9729A">
        <w:rPr>
          <w:szCs w:val="20"/>
        </w:rPr>
        <w:t>)</w:t>
      </w:r>
      <w:r w:rsidRPr="0026677F">
        <w:rPr>
          <w:szCs w:val="20"/>
        </w:rPr>
        <w:t>.</w:t>
      </w:r>
      <w:r w:rsidR="00A83A57" w:rsidRPr="0026677F">
        <w:rPr>
          <w:szCs w:val="20"/>
        </w:rPr>
        <w:t xml:space="preserve"> </w:t>
      </w:r>
      <w:r w:rsidR="00E9729A">
        <w:rPr>
          <w:szCs w:val="20"/>
        </w:rPr>
        <w:t>Poniżej na Rys. 5.1</w:t>
      </w:r>
      <w:r w:rsidR="005558DD">
        <w:rPr>
          <w:szCs w:val="20"/>
        </w:rPr>
        <w:t xml:space="preserve"> </w:t>
      </w:r>
      <w:r w:rsidR="00E9729A">
        <w:rPr>
          <w:szCs w:val="20"/>
        </w:rPr>
        <w:t xml:space="preserve">wyświetlono </w:t>
      </w:r>
      <w:r w:rsidR="008E5331">
        <w:rPr>
          <w:szCs w:val="20"/>
        </w:rPr>
        <w:t>wynik działania tej metody:</w:t>
      </w:r>
    </w:p>
    <w:p w14:paraId="5EC06A0D" w14:textId="51A340CD" w:rsidR="00144E69" w:rsidRDefault="00144E69" w:rsidP="00144E69">
      <w:pPr>
        <w:jc w:val="center"/>
        <w:rPr>
          <w:i/>
          <w:iCs/>
          <w:sz w:val="16"/>
          <w:szCs w:val="16"/>
        </w:rPr>
      </w:pPr>
      <w:r w:rsidRPr="00144E69">
        <w:rPr>
          <w:noProof/>
          <w:szCs w:val="20"/>
        </w:rPr>
        <w:lastRenderedPageBreak/>
        <w:drawing>
          <wp:inline distT="0" distB="0" distL="0" distR="0" wp14:anchorId="3DF25D83" wp14:editId="2C805239">
            <wp:extent cx="2854232" cy="2175164"/>
            <wp:effectExtent l="0" t="0" r="3810" b="0"/>
            <wp:docPr id="1414696637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637" name="Obraz 1" descr="Obraz zawierający tekst, mapa, zrzut ekranu, diagram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9441" cy="21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Pr="00C375BF">
        <w:rPr>
          <w:i/>
          <w:iCs/>
          <w:sz w:val="16"/>
          <w:szCs w:val="16"/>
        </w:rPr>
        <w:t xml:space="preserve">Rys. 5.1 </w:t>
      </w:r>
      <w:r w:rsidR="00C70360" w:rsidRPr="00C375BF">
        <w:rPr>
          <w:i/>
          <w:iCs/>
          <w:sz w:val="16"/>
          <w:szCs w:val="16"/>
        </w:rPr>
        <w:t>–</w:t>
      </w:r>
      <w:r w:rsidRPr="00C375BF">
        <w:rPr>
          <w:i/>
          <w:iCs/>
          <w:sz w:val="16"/>
          <w:szCs w:val="16"/>
        </w:rPr>
        <w:t xml:space="preserve"> </w:t>
      </w:r>
      <w:r w:rsidR="00C70360" w:rsidRPr="00C375BF">
        <w:rPr>
          <w:i/>
          <w:iCs/>
          <w:sz w:val="16"/>
          <w:szCs w:val="16"/>
        </w:rPr>
        <w:t xml:space="preserve">Wykres modelu regresji wielorakiej przewidującego wartości </w:t>
      </w:r>
      <w:r w:rsidR="00C375BF" w:rsidRPr="00C375BF">
        <w:rPr>
          <w:i/>
          <w:iCs/>
          <w:sz w:val="16"/>
          <w:szCs w:val="16"/>
        </w:rPr>
        <w:t>zmiennej ceny diamentu</w:t>
      </w:r>
    </w:p>
    <w:p w14:paraId="5891EF91" w14:textId="77777777" w:rsidR="002E36F8" w:rsidRDefault="002E36F8" w:rsidP="00144E69">
      <w:pPr>
        <w:jc w:val="center"/>
        <w:rPr>
          <w:i/>
          <w:iCs/>
          <w:sz w:val="16"/>
          <w:szCs w:val="16"/>
        </w:rPr>
      </w:pPr>
    </w:p>
    <w:p w14:paraId="5FDE38A3" w14:textId="13296D35" w:rsidR="008E5331" w:rsidRPr="0026677F" w:rsidRDefault="002E36F8" w:rsidP="00272C3A">
      <w:pPr>
        <w:pStyle w:val="Nagwek2"/>
      </w:pPr>
      <w:bookmarkStart w:id="48" w:name="_Toc187493216"/>
      <w:r>
        <w:t xml:space="preserve">Modelowanie klasyfikacyjne </w:t>
      </w:r>
      <w:r w:rsidR="00E2297C">
        <w:t>gatunk</w:t>
      </w:r>
      <w:r w:rsidR="006700BD">
        <w:t>ów</w:t>
      </w:r>
      <w:r w:rsidR="00E2297C">
        <w:t xml:space="preserve"> </w:t>
      </w:r>
      <w:r w:rsidR="00E2297C" w:rsidRPr="00272C3A">
        <w:t>pingwinów</w:t>
      </w:r>
      <w:bookmarkEnd w:id="48"/>
      <w:r w:rsidR="001A4FAB" w:rsidRPr="00272C3A">
        <w:t xml:space="preserve"> </w:t>
      </w:r>
      <w:sdt>
        <w:sdtPr>
          <w:rPr>
            <w:b w:val="0"/>
            <w:bCs w:val="0"/>
            <w:color w:val="000000"/>
          </w:rPr>
          <w:tag w:val="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"/>
          <w:id w:val="-1191760238"/>
          <w:placeholder>
            <w:docPart w:val="DefaultPlaceholder_-1854013440"/>
          </w:placeholder>
        </w:sdtPr>
        <w:sdtEndPr/>
        <w:sdtContent>
          <w:r w:rsidR="00737252" w:rsidRPr="00737252">
            <w:rPr>
              <w:b w:val="0"/>
              <w:bCs w:val="0"/>
              <w:color w:val="000000"/>
            </w:rPr>
            <w:t>[19]</w:t>
          </w:r>
        </w:sdtContent>
      </w:sdt>
    </w:p>
    <w:p w14:paraId="00F57CCF" w14:textId="453941EA" w:rsidR="00137258" w:rsidRDefault="00272C3A" w:rsidP="0026677F">
      <w:pPr>
        <w:jc w:val="both"/>
      </w:pPr>
      <w:r>
        <w:t xml:space="preserve">Celem tego przykładu było pokazanie w jaki sposób użytkownik może wykorzystać stworzony 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problemie modelowania </w:t>
      </w:r>
      <w:r w:rsidR="001C393E">
        <w:t>klasyfikacyjnego</w:t>
      </w:r>
      <w:r>
        <w:t xml:space="preserve">. Wykorzystano ogólnodostępny zbiór danych </w:t>
      </w:r>
      <w:proofErr w:type="spellStart"/>
      <w:r w:rsidR="00E62923">
        <w:rPr>
          <w:i/>
          <w:iCs/>
        </w:rPr>
        <w:t>penguins_size</w:t>
      </w:r>
      <w:proofErr w:type="spellEnd"/>
      <w:r w:rsidR="001729CA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"/>
          <w:id w:val="271451235"/>
          <w:placeholder>
            <w:docPart w:val="DefaultPlaceholder_-1854013440"/>
          </w:placeholder>
        </w:sdtPr>
        <w:sdtEndPr/>
        <w:sdtContent>
          <w:r w:rsidR="00737252" w:rsidRPr="00737252">
            <w:rPr>
              <w:i/>
              <w:iCs/>
              <w:color w:val="000000"/>
            </w:rPr>
            <w:t>[20]</w:t>
          </w:r>
        </w:sdtContent>
      </w:sdt>
      <w:r>
        <w:t>. Jako zmienną zależną</w:t>
      </w:r>
      <w:r w:rsidR="00E62923">
        <w:t xml:space="preserve">, przechowującą </w:t>
      </w:r>
      <w:r w:rsidR="001C393E">
        <w:t>dane odpowiedzi</w:t>
      </w:r>
      <w:r>
        <w:t xml:space="preserve"> uznano </w:t>
      </w:r>
      <w:r w:rsidR="001C393E">
        <w:t>gatunek</w:t>
      </w:r>
      <w:r>
        <w:t xml:space="preserve"> </w:t>
      </w:r>
      <w:r w:rsidR="001C393E">
        <w:t>pingwinów</w:t>
      </w:r>
      <w:r>
        <w:t xml:space="preserve">; </w:t>
      </w:r>
      <w:proofErr w:type="spellStart"/>
      <w:r w:rsidR="001C393E">
        <w:rPr>
          <w:i/>
          <w:iCs/>
        </w:rPr>
        <w:t>species</w:t>
      </w:r>
      <w:proofErr w:type="spellEnd"/>
      <w:r>
        <w:t>.</w:t>
      </w:r>
    </w:p>
    <w:p w14:paraId="0B1F7DC5" w14:textId="7CA8DFC2" w:rsidR="004D7E6F" w:rsidRDefault="00EC07BB" w:rsidP="0026677F">
      <w:pPr>
        <w:jc w:val="both"/>
      </w:pPr>
      <w:r>
        <w:t xml:space="preserve">Podobnie, jak w przypadku poprzedniego przykładu pierwszymi krokami było </w:t>
      </w:r>
      <w:r w:rsidR="00881C69">
        <w:t xml:space="preserve">zaimportowanie niezbędnych bibliotek i metod/klas z pakietu </w:t>
      </w:r>
      <w:proofErr w:type="spellStart"/>
      <w:r w:rsidR="00881C69" w:rsidRPr="00881C69">
        <w:rPr>
          <w:i/>
          <w:iCs/>
        </w:rPr>
        <w:t>datamining</w:t>
      </w:r>
      <w:proofErr w:type="spellEnd"/>
      <w:r w:rsidR="00881C69">
        <w:rPr>
          <w:i/>
          <w:iCs/>
        </w:rPr>
        <w:t xml:space="preserve"> </w:t>
      </w:r>
      <w:r w:rsidR="00881C69">
        <w:t xml:space="preserve">oraz </w:t>
      </w:r>
      <w:r w:rsidR="003D0C67">
        <w:t xml:space="preserve">utworzenie </w:t>
      </w:r>
      <w:r w:rsidR="0095247F">
        <w:t xml:space="preserve">ramki danej </w:t>
      </w:r>
      <w:r w:rsidR="003D0C67">
        <w:t xml:space="preserve">przechowującej dane </w:t>
      </w:r>
      <w:proofErr w:type="spellStart"/>
      <w:r w:rsidR="003D0C67" w:rsidRPr="003D0C67">
        <w:rPr>
          <w:i/>
          <w:iCs/>
        </w:rPr>
        <w:t>penguins_size</w:t>
      </w:r>
      <w:proofErr w:type="spellEnd"/>
      <w:r w:rsidR="00881C69">
        <w:t>.</w:t>
      </w:r>
      <w:r w:rsidR="0095247F">
        <w:t xml:space="preserve"> </w:t>
      </w:r>
      <w:r w:rsidR="00711094">
        <w:t xml:space="preserve">Następnie </w:t>
      </w:r>
      <w:r w:rsidR="009804CF">
        <w:t xml:space="preserve">wyświetlono podstawowe statystyki </w:t>
      </w:r>
      <w:r w:rsidR="00C204ED">
        <w:t xml:space="preserve">każdej z kolumn wchodzących w skład badanej ramki danych. W tym celu wykorzystano metody z </w:t>
      </w:r>
      <w:r w:rsidR="00341D66">
        <w:t xml:space="preserve">podmodułu </w:t>
      </w:r>
      <w:proofErr w:type="spellStart"/>
      <w:r w:rsidR="00341D66" w:rsidRPr="00341D66">
        <w:rPr>
          <w:i/>
          <w:iCs/>
        </w:rPr>
        <w:t>check</w:t>
      </w:r>
      <w:proofErr w:type="spellEnd"/>
      <w:r w:rsidR="00341D66">
        <w:t xml:space="preserve">; </w:t>
      </w:r>
      <w:proofErr w:type="spellStart"/>
      <w:r w:rsidR="00341D66" w:rsidRPr="00341D66">
        <w:rPr>
          <w:i/>
          <w:iCs/>
        </w:rPr>
        <w:t>check_numeric_data</w:t>
      </w:r>
      <w:proofErr w:type="spellEnd"/>
      <w:r w:rsidR="00341D66">
        <w:t xml:space="preserve"> i </w:t>
      </w:r>
      <w:proofErr w:type="spellStart"/>
      <w:r w:rsidR="00341D66" w:rsidRPr="00341D66">
        <w:rPr>
          <w:i/>
          <w:iCs/>
        </w:rPr>
        <w:t>check_category_data</w:t>
      </w:r>
      <w:proofErr w:type="spellEnd"/>
      <w:r w:rsidR="00BE1766">
        <w:t>.</w:t>
      </w:r>
      <w:r w:rsidR="00341D66">
        <w:t xml:space="preserve"> </w:t>
      </w:r>
      <w:r w:rsidR="00BE1766">
        <w:t>Przy pomocy tej drugiej metody wyświetlono rozkład kategorii</w:t>
      </w:r>
      <w:r w:rsidR="00C270E3">
        <w:t xml:space="preserve"> w poszczególnych kolumnach. Zaobserwowano </w:t>
      </w:r>
      <w:r w:rsidR="004E1B13">
        <w:t xml:space="preserve">10 brakujących wartości w kolumnie </w:t>
      </w:r>
      <w:r w:rsidR="004E1B13" w:rsidRPr="004E1B13">
        <w:rPr>
          <w:i/>
          <w:iCs/>
        </w:rPr>
        <w:t>sex</w:t>
      </w:r>
      <w:r w:rsidR="004E1B13">
        <w:t xml:space="preserve">. Zdecydowano się </w:t>
      </w:r>
      <w:r w:rsidR="00B67C80">
        <w:t xml:space="preserve">usunąć rekordy z brakującymi danymi. Wykorzystano metodę </w:t>
      </w:r>
      <w:proofErr w:type="spellStart"/>
      <w:r w:rsidR="006A20C1" w:rsidRPr="006A20C1">
        <w:rPr>
          <w:i/>
          <w:iCs/>
        </w:rPr>
        <w:t>handle_missing_categories</w:t>
      </w:r>
      <w:proofErr w:type="spellEnd"/>
      <w:r w:rsidR="006A20C1" w:rsidRPr="006A20C1">
        <w:rPr>
          <w:i/>
          <w:iCs/>
        </w:rPr>
        <w:t xml:space="preserve"> </w:t>
      </w:r>
      <w:r w:rsidR="006A20C1">
        <w:t xml:space="preserve">wchodzącą w skład podmodułu </w:t>
      </w:r>
      <w:proofErr w:type="spellStart"/>
      <w:r w:rsidR="006A20C1" w:rsidRPr="006A20C1">
        <w:rPr>
          <w:i/>
          <w:iCs/>
        </w:rPr>
        <w:t>preprocessing</w:t>
      </w:r>
      <w:proofErr w:type="spellEnd"/>
      <w:r w:rsidR="006A20C1">
        <w:t>.</w:t>
      </w:r>
      <w:r w:rsidR="004D7E6F">
        <w:t xml:space="preserve"> Ponadto, dzięki wyświetlonemu rozkładowi kategorii </w:t>
      </w:r>
      <w:r w:rsidR="00EA7B5A">
        <w:t xml:space="preserve">zwrócono uwagę na pewien błąd również w kolumnie </w:t>
      </w:r>
      <w:r w:rsidR="00EA7B5A" w:rsidRPr="00EA7B5A">
        <w:rPr>
          <w:i/>
          <w:iCs/>
        </w:rPr>
        <w:t>sex</w:t>
      </w:r>
      <w:r w:rsidR="000556CE">
        <w:rPr>
          <w:i/>
          <w:iCs/>
        </w:rPr>
        <w:t xml:space="preserve"> </w:t>
      </w:r>
      <w:r w:rsidR="000556CE">
        <w:t>– znak „.” jako osobna kategoria</w:t>
      </w:r>
      <w:r w:rsidR="00EA7B5A">
        <w:t xml:space="preserve">. </w:t>
      </w:r>
      <w:r w:rsidR="006F7538">
        <w:t xml:space="preserve">Kategorię ten posiadał jeden rekord, </w:t>
      </w:r>
      <w:r w:rsidR="000556CE">
        <w:t xml:space="preserve">zdecydowano się na </w:t>
      </w:r>
      <w:r w:rsidR="006F7538">
        <w:t xml:space="preserve">jego </w:t>
      </w:r>
      <w:r w:rsidR="000556CE">
        <w:t>usunięci</w:t>
      </w:r>
      <w:r w:rsidR="006F7538">
        <w:t xml:space="preserve">e. </w:t>
      </w:r>
      <w:r w:rsidR="004D7E6F">
        <w:t xml:space="preserve"> </w:t>
      </w:r>
    </w:p>
    <w:p w14:paraId="5794D4D6" w14:textId="77777777" w:rsidR="008027AB" w:rsidRDefault="008E2FA2" w:rsidP="0026677F">
      <w:pPr>
        <w:jc w:val="both"/>
      </w:pPr>
      <w:r>
        <w:t>Na podstawie t</w:t>
      </w:r>
      <w:r w:rsidR="004D7E6F">
        <w:t>ak przygotowan</w:t>
      </w:r>
      <w:r>
        <w:t xml:space="preserve">ych danych utworzono model klasyfikacyjny </w:t>
      </w:r>
      <w:r w:rsidR="005E278D">
        <w:t xml:space="preserve">za pomocą klasy </w:t>
      </w:r>
      <w:proofErr w:type="spellStart"/>
      <w:r w:rsidR="005E278D" w:rsidRPr="005E278D">
        <w:rPr>
          <w:i/>
          <w:iCs/>
        </w:rPr>
        <w:t>BestClassification</w:t>
      </w:r>
      <w:proofErr w:type="spellEnd"/>
      <w:r w:rsidR="005E278D">
        <w:t xml:space="preserve"> z podmodułu </w:t>
      </w:r>
      <w:proofErr w:type="spellStart"/>
      <w:r w:rsidR="005E278D" w:rsidRPr="005E278D">
        <w:rPr>
          <w:i/>
          <w:iCs/>
        </w:rPr>
        <w:t>Classfication</w:t>
      </w:r>
      <w:proofErr w:type="spellEnd"/>
      <w:r w:rsidR="005E278D">
        <w:t xml:space="preserve">. </w:t>
      </w:r>
      <w:r w:rsidR="003E42F7">
        <w:t xml:space="preserve">W przykładzie przedstawiono również przykładowy błąd, który </w:t>
      </w:r>
      <w:r w:rsidR="007C7FA9">
        <w:t>może wystąpić podczas tworzenia instancji klasy oraz informację zwracaną</w:t>
      </w:r>
      <w:r w:rsidR="00471876">
        <w:t xml:space="preserve">, gdy użytkownik takowy błąd popełni. </w:t>
      </w:r>
      <w:r w:rsidR="005775CB">
        <w:t xml:space="preserve">Poniżej na Rys. 5.2 przedstawiono zwróconą informację o błędzie </w:t>
      </w:r>
      <w:r w:rsidR="008027AB">
        <w:t>–</w:t>
      </w:r>
      <w:r w:rsidR="005775CB">
        <w:t xml:space="preserve"> </w:t>
      </w:r>
      <w:r w:rsidR="008027AB">
        <w:t xml:space="preserve">brak kategorycznej kolumny o nazwie </w:t>
      </w:r>
      <w:proofErr w:type="spellStart"/>
      <w:r w:rsidR="008027AB" w:rsidRPr="008027AB">
        <w:rPr>
          <w:i/>
          <w:iCs/>
        </w:rPr>
        <w:t>species</w:t>
      </w:r>
      <w:proofErr w:type="spellEnd"/>
      <w:r w:rsidR="008027AB">
        <w:t>.</w:t>
      </w:r>
    </w:p>
    <w:p w14:paraId="77334799" w14:textId="10C60CAD" w:rsidR="008027AB" w:rsidRPr="00DE67FB" w:rsidRDefault="008027AB" w:rsidP="008027AB">
      <w:pPr>
        <w:jc w:val="center"/>
        <w:rPr>
          <w:i/>
          <w:iCs/>
          <w:sz w:val="16"/>
          <w:szCs w:val="18"/>
        </w:rPr>
      </w:pPr>
      <w:r w:rsidRPr="00DE67FB">
        <w:rPr>
          <w:i/>
          <w:iCs/>
          <w:noProof/>
          <w:sz w:val="16"/>
          <w:szCs w:val="18"/>
        </w:rPr>
        <w:drawing>
          <wp:inline distT="0" distB="0" distL="0" distR="0" wp14:anchorId="3E6AE3D7" wp14:editId="49336238">
            <wp:extent cx="4662054" cy="342129"/>
            <wp:effectExtent l="0" t="0" r="0" b="1270"/>
            <wp:docPr id="511297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7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781" cy="3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i/>
          <w:iCs/>
          <w:sz w:val="16"/>
          <w:szCs w:val="18"/>
        </w:rPr>
        <w:br/>
        <w:t xml:space="preserve">Rys. 5.2 </w:t>
      </w:r>
      <w:r w:rsidR="00DE67FB" w:rsidRPr="00DE67FB">
        <w:rPr>
          <w:i/>
          <w:iCs/>
          <w:sz w:val="16"/>
          <w:szCs w:val="18"/>
        </w:rPr>
        <w:t xml:space="preserve">Informacja o błędzie przy tworzeniu instancji klasy </w:t>
      </w:r>
      <w:proofErr w:type="spellStart"/>
      <w:r w:rsidR="00DE67FB" w:rsidRPr="00DE67FB">
        <w:rPr>
          <w:i/>
          <w:iCs/>
          <w:sz w:val="16"/>
          <w:szCs w:val="18"/>
        </w:rPr>
        <w:t>BestClassification</w:t>
      </w:r>
      <w:proofErr w:type="spellEnd"/>
    </w:p>
    <w:p w14:paraId="71FB3159" w14:textId="655F1293" w:rsidR="001C393E" w:rsidRDefault="003B3C9E" w:rsidP="0026677F">
      <w:pPr>
        <w:jc w:val="both"/>
      </w:pPr>
      <w:r>
        <w:t>Dzięki jasnemu przekazowi, gdzie użytkownik popełnił błąd</w:t>
      </w:r>
      <w:r w:rsidR="00900FEB">
        <w:t>, posiada on wiedzę, dlaczego instancja się nie utworzyła. W kolejnym kroku</w:t>
      </w:r>
      <w:r w:rsidR="00B874EF">
        <w:t xml:space="preserve">, na podstawie informacji z Rys. 5.2 przekonwertowano </w:t>
      </w:r>
      <w:r w:rsidR="00571940">
        <w:t xml:space="preserve">kolumnę </w:t>
      </w:r>
      <w:proofErr w:type="spellStart"/>
      <w:r w:rsidR="00571940">
        <w:t>species</w:t>
      </w:r>
      <w:proofErr w:type="spellEnd"/>
      <w:r w:rsidR="00571940">
        <w:t xml:space="preserve"> na typ kategoryczny (z typu obiekt). </w:t>
      </w:r>
      <w:r w:rsidR="002E1F84">
        <w:t xml:space="preserve">Ponowiono próbę utworzenia instancji i tym razem przeszła ona pomyślnie. </w:t>
      </w:r>
      <w:r w:rsidR="006C2F8D">
        <w:t>Wyświetlono kilka atrybutów</w:t>
      </w:r>
      <w:r w:rsidR="006D2274">
        <w:t xml:space="preserve">, aby dowiedzieć się więcej o utworzonym modelu. Okazało się, że na podstawie przekazanych danych </w:t>
      </w:r>
      <w:r w:rsidR="001632B7">
        <w:t xml:space="preserve">modelem najlepiej klasyfikującym pingwiny względem ich gatunku </w:t>
      </w:r>
      <w:r w:rsidR="00AA75BB">
        <w:t xml:space="preserve">jest model </w:t>
      </w:r>
      <w:proofErr w:type="spellStart"/>
      <w:r w:rsidR="00AA75BB">
        <w:t>Random</w:t>
      </w:r>
      <w:proofErr w:type="spellEnd"/>
      <w:r w:rsidR="00AA75BB">
        <w:t xml:space="preserve"> </w:t>
      </w:r>
      <w:proofErr w:type="spellStart"/>
      <w:r w:rsidR="00AA75BB">
        <w:t>Forest</w:t>
      </w:r>
      <w:proofErr w:type="spellEnd"/>
      <w:r w:rsidR="008027AB">
        <w:t xml:space="preserve"> </w:t>
      </w:r>
      <w:r w:rsidR="007F6DF8">
        <w:t xml:space="preserve">osiągając </w:t>
      </w:r>
      <w:r w:rsidR="005322DB">
        <w:t>wartość dokładności (</w:t>
      </w:r>
      <w:proofErr w:type="spellStart"/>
      <w:r w:rsidR="007F6DF8">
        <w:t>accurancy</w:t>
      </w:r>
      <w:proofErr w:type="spellEnd"/>
      <w:r w:rsidR="005322DB">
        <w:t>)</w:t>
      </w:r>
      <w:r w:rsidR="007F6DF8">
        <w:t xml:space="preserve"> na poziomie około 0.97.</w:t>
      </w:r>
    </w:p>
    <w:p w14:paraId="23F938A5" w14:textId="3E899815" w:rsidR="00137258" w:rsidRPr="00C85902" w:rsidRDefault="00137258" w:rsidP="0026677F">
      <w:pPr>
        <w:jc w:val="both"/>
        <w:sectPr w:rsidR="00137258" w:rsidRPr="00C8590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75DDF15" w14:textId="77046F61" w:rsidR="00F12620" w:rsidRPr="002D42CB" w:rsidRDefault="00290351" w:rsidP="00F12620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49" w:name="_Toc187493217"/>
      <w:commentRangeStart w:id="50"/>
      <w:r w:rsidRPr="00290351">
        <w:rPr>
          <w:rFonts w:ascii="Verdana" w:hAnsi="Verdana"/>
          <w:sz w:val="28"/>
          <w:szCs w:val="28"/>
        </w:rPr>
        <w:t>PODSUMOWANIE, DYSKUSJA, WNIOSKI</w:t>
      </w:r>
      <w:bookmarkEnd w:id="49"/>
      <w:commentRangeEnd w:id="50"/>
      <w:r w:rsidR="00362D54">
        <w:rPr>
          <w:rStyle w:val="Odwoaniedokomentarza"/>
          <w:rFonts w:ascii="Verdana" w:hAnsi="Verdana"/>
          <w:b w:val="0"/>
          <w:bCs w:val="0"/>
          <w:kern w:val="0"/>
        </w:rPr>
        <w:commentReference w:id="50"/>
      </w:r>
    </w:p>
    <w:p w14:paraId="56238419" w14:textId="77777777" w:rsidR="00433AF5" w:rsidRDefault="00782F09" w:rsidP="00433AF5">
      <w:pPr>
        <w:jc w:val="both"/>
      </w:pPr>
      <w:r>
        <w:t xml:space="preserve">Celem projektu było utworzenie pakietu dedykowanego dla problemów analizy danych oraz modelowania regresyjnego i klasyfikacyjnego w języku </w:t>
      </w:r>
      <w:proofErr w:type="spellStart"/>
      <w:r>
        <w:t>Python</w:t>
      </w:r>
      <w:proofErr w:type="spellEnd"/>
      <w:r>
        <w:t xml:space="preserve">, </w:t>
      </w:r>
      <w:r w:rsidR="00433AF5">
        <w:t>opisanie go oraz przedstawienie przykładów wykorzystania. Wszystkie wymienione cele udało się zrealizować.</w:t>
      </w:r>
    </w:p>
    <w:p w14:paraId="67BAA6B7" w14:textId="77777777" w:rsidR="00872877" w:rsidRDefault="00433AF5" w:rsidP="00433AF5">
      <w:pPr>
        <w:jc w:val="both"/>
      </w:pPr>
      <w:r>
        <w:t>Największą trudnością podczas tworzenia pakietu okazała być się o</w:t>
      </w:r>
      <w:r w:rsidR="007B274E">
        <w:t>bsługa błędów. Starano się, aby każda metoda i klasa wchodząca w skład pakietu była odporna na wszelkiego rodzaju błędy popełniane przez użytkownika podczas używania</w:t>
      </w:r>
      <w:r w:rsidR="00317ECC">
        <w:t xml:space="preserve"> poszczególnych metod lub tworzenia instancji klas. </w:t>
      </w:r>
      <w:r w:rsidR="003C22AC">
        <w:t>Założeniem było jak najjaśniejsze przekazanie użytkownikowi</w:t>
      </w:r>
      <w:r w:rsidR="00F12620">
        <w:t xml:space="preserve"> </w:t>
      </w:r>
      <w:r w:rsidR="003C22AC">
        <w:t xml:space="preserve">popełniającemu błąd, dlaczego </w:t>
      </w:r>
      <w:r w:rsidR="004D7D7E">
        <w:t xml:space="preserve">jego działanie nie prowadzi do zamierzonych celów. Cały ten proces uodparniania </w:t>
      </w:r>
      <w:r w:rsidR="005E7347">
        <w:t>kodu na błędy użytkownika był niesamowicie czasochłonny z powodu dużej ilości potencjalnych błędów</w:t>
      </w:r>
      <w:r w:rsidR="00C62FA6">
        <w:t>, takich jak; zły typ danych wejściowych, przekazywanie pustych ramek danych</w:t>
      </w:r>
      <w:r w:rsidR="00552DB1">
        <w:t xml:space="preserve">, przekazywanie wartości numerycznych spoza określonego zasięgu i wiele innych. </w:t>
      </w:r>
    </w:p>
    <w:p w14:paraId="352D1895" w14:textId="3C6C7A07" w:rsidR="00F12620" w:rsidRDefault="00E377AC" w:rsidP="00433AF5">
      <w:pPr>
        <w:jc w:val="both"/>
        <w:sectPr w:rsidR="00F12620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Z perspektywy czasu</w:t>
      </w:r>
      <w:r w:rsidR="003947C1">
        <w:t xml:space="preserve"> zdecydowanie bardziej wolałbym się skupić tylko i wyłącznie na proces</w:t>
      </w:r>
      <w:r w:rsidR="0011088B">
        <w:t xml:space="preserve">ie optymalizacji </w:t>
      </w:r>
      <w:r w:rsidR="00333A48">
        <w:t>tworzenia wydajnych modeli regresyjnych i klasyfikacyjnych. Zapewne porzuciłbym procesy usprawniające analizę danych</w:t>
      </w:r>
      <w:r w:rsidR="00CF7533">
        <w:t xml:space="preserve">, a w zamian rozwinąłbym podmoduły </w:t>
      </w:r>
      <w:proofErr w:type="spellStart"/>
      <w:r w:rsidR="00CF7533" w:rsidRPr="00CF7533">
        <w:rPr>
          <w:i/>
          <w:iCs/>
        </w:rPr>
        <w:t>regression</w:t>
      </w:r>
      <w:proofErr w:type="spellEnd"/>
      <w:r w:rsidR="00CF7533">
        <w:t xml:space="preserve"> i </w:t>
      </w:r>
      <w:proofErr w:type="spellStart"/>
      <w:r w:rsidR="00CF7533" w:rsidRPr="00CF7533">
        <w:rPr>
          <w:i/>
          <w:iCs/>
        </w:rPr>
        <w:t>classification</w:t>
      </w:r>
      <w:proofErr w:type="spellEnd"/>
      <w:r w:rsidR="00722FE1">
        <w:rPr>
          <w:i/>
          <w:iCs/>
        </w:rPr>
        <w:t xml:space="preserve"> </w:t>
      </w:r>
      <w:r w:rsidR="00722FE1">
        <w:t xml:space="preserve">o dodatkowe </w:t>
      </w:r>
      <w:r w:rsidR="005D7CED">
        <w:t>klasy</w:t>
      </w:r>
      <w:r w:rsidR="00333A48">
        <w:t>.</w:t>
      </w:r>
      <w:r w:rsidR="00F12620">
        <w:t xml:space="preserve"> </w:t>
      </w:r>
      <w:r w:rsidR="00CF7533">
        <w:t xml:space="preserve">Ponadto być może </w:t>
      </w:r>
      <w:r w:rsidR="00722FE1">
        <w:t xml:space="preserve">utworzyłbym analogiczne </w:t>
      </w:r>
      <w:r w:rsidR="005D7CED">
        <w:t xml:space="preserve">podmoduły dla większej ilości problemów uczenia maszynowego, chociażby </w:t>
      </w:r>
      <w:r w:rsidR="00840F5F">
        <w:t xml:space="preserve">dedykowanego </w:t>
      </w:r>
      <w:r w:rsidR="005D7CED">
        <w:t xml:space="preserve">dla </w:t>
      </w:r>
      <w:r w:rsidR="00840F5F">
        <w:t xml:space="preserve">problemu </w:t>
      </w:r>
      <w:r w:rsidR="005D7CED">
        <w:t>klasteryzacji</w:t>
      </w:r>
      <w:r w:rsidR="00840F5F">
        <w:t>.</w:t>
      </w:r>
      <w:r w:rsidR="00F12620">
        <w:t xml:space="preserve"> </w:t>
      </w: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1" w:name="_Toc187493218"/>
      <w:r w:rsidR="001E4CA8">
        <w:rPr>
          <w:rFonts w:ascii="Verdana" w:hAnsi="Verdana"/>
          <w:sz w:val="28"/>
          <w:szCs w:val="28"/>
        </w:rPr>
        <w:t>BIBLIOGRAFIA</w:t>
      </w:r>
      <w:bookmarkEnd w:id="51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5F5DDB21" w14:textId="77777777" w:rsidR="00737252" w:rsidRDefault="00737252">
          <w:pPr>
            <w:autoSpaceDE w:val="0"/>
            <w:autoSpaceDN w:val="0"/>
            <w:ind w:hanging="640"/>
            <w:divId w:val="1288974027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2EAC6CBD" w14:textId="77777777" w:rsidR="00737252" w:rsidRDefault="00737252">
          <w:pPr>
            <w:autoSpaceDE w:val="0"/>
            <w:autoSpaceDN w:val="0"/>
            <w:ind w:hanging="640"/>
            <w:divId w:val="1817187681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27D449C8" w14:textId="77777777" w:rsidR="00737252" w:rsidRDefault="00737252">
          <w:pPr>
            <w:autoSpaceDE w:val="0"/>
            <w:autoSpaceDN w:val="0"/>
            <w:ind w:hanging="640"/>
            <w:divId w:val="754865774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161F3D33" w14:textId="77777777" w:rsidR="00737252" w:rsidRDefault="00737252">
          <w:pPr>
            <w:autoSpaceDE w:val="0"/>
            <w:autoSpaceDN w:val="0"/>
            <w:ind w:hanging="640"/>
            <w:divId w:val="1508788111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477B8234" w14:textId="77777777" w:rsidR="00737252" w:rsidRDefault="00737252">
          <w:pPr>
            <w:autoSpaceDE w:val="0"/>
            <w:autoSpaceDN w:val="0"/>
            <w:ind w:hanging="640"/>
            <w:divId w:val="1720862984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683ED2F7" w14:textId="77777777" w:rsidR="00737252" w:rsidRDefault="00737252">
          <w:pPr>
            <w:autoSpaceDE w:val="0"/>
            <w:autoSpaceDN w:val="0"/>
            <w:ind w:hanging="640"/>
            <w:divId w:val="1531409406"/>
          </w:pPr>
          <w:r w:rsidRPr="00737252">
            <w:rPr>
              <w:lang w:val="en-US"/>
            </w:rPr>
            <w:t>[6]</w:t>
          </w:r>
          <w:r w:rsidRPr="00737252">
            <w:rPr>
              <w:lang w:val="en-US"/>
            </w:rPr>
            <w:tab/>
            <w:t xml:space="preserve">„Scikit-learn”. </w:t>
          </w:r>
          <w:proofErr w:type="spellStart"/>
          <w:r w:rsidRPr="00737252">
            <w:rPr>
              <w:lang w:val="en-US"/>
            </w:rPr>
            <w:t>Dostęp</w:t>
          </w:r>
          <w:proofErr w:type="spellEnd"/>
          <w:r w:rsidRPr="00737252">
            <w:rPr>
              <w:lang w:val="en-US"/>
            </w:rPr>
            <w:t xml:space="preserve">: 4 </w:t>
          </w:r>
          <w:proofErr w:type="spellStart"/>
          <w:r w:rsidRPr="00737252">
            <w:rPr>
              <w:lang w:val="en-US"/>
            </w:rPr>
            <w:t>styczeń</w:t>
          </w:r>
          <w:proofErr w:type="spellEnd"/>
          <w:r w:rsidRPr="00737252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4D3031E9" w14:textId="77777777" w:rsidR="00737252" w:rsidRDefault="00737252">
          <w:pPr>
            <w:autoSpaceDE w:val="0"/>
            <w:autoSpaceDN w:val="0"/>
            <w:ind w:hanging="640"/>
            <w:divId w:val="1539274441"/>
          </w:pPr>
          <w:r>
            <w:t>[7]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4CF78BDD" w14:textId="77777777" w:rsidR="00737252" w:rsidRDefault="00737252">
          <w:pPr>
            <w:autoSpaceDE w:val="0"/>
            <w:autoSpaceDN w:val="0"/>
            <w:ind w:hanging="640"/>
            <w:divId w:val="865214043"/>
          </w:pPr>
          <w:r>
            <w:t>[8]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4FBD7D6B" w14:textId="77777777" w:rsidR="00737252" w:rsidRDefault="00737252">
          <w:pPr>
            <w:autoSpaceDE w:val="0"/>
            <w:autoSpaceDN w:val="0"/>
            <w:ind w:hanging="640"/>
            <w:divId w:val="533201846"/>
          </w:pPr>
          <w:r>
            <w:t>[9]</w:t>
          </w:r>
          <w:r>
            <w:tab/>
            <w:t>„Pip”. Dostęp: 13 styczeń 2025. [Online]. Dostępne na: https://pip.pypa.io/en/stable/</w:t>
          </w:r>
        </w:p>
        <w:p w14:paraId="33814D6F" w14:textId="77777777" w:rsidR="00737252" w:rsidRDefault="00737252">
          <w:pPr>
            <w:autoSpaceDE w:val="0"/>
            <w:autoSpaceDN w:val="0"/>
            <w:ind w:hanging="640"/>
            <w:divId w:val="445849719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028473D2" w14:textId="77777777" w:rsidR="00737252" w:rsidRDefault="00737252">
          <w:pPr>
            <w:autoSpaceDE w:val="0"/>
            <w:autoSpaceDN w:val="0"/>
            <w:ind w:hanging="640"/>
            <w:divId w:val="162372468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5BE042" w14:textId="77777777" w:rsidR="00737252" w:rsidRDefault="00737252">
          <w:pPr>
            <w:autoSpaceDE w:val="0"/>
            <w:autoSpaceDN w:val="0"/>
            <w:ind w:hanging="640"/>
            <w:divId w:val="299969095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15B71AD3" w14:textId="77777777" w:rsidR="00737252" w:rsidRDefault="00737252">
          <w:pPr>
            <w:autoSpaceDE w:val="0"/>
            <w:autoSpaceDN w:val="0"/>
            <w:ind w:hanging="640"/>
            <w:divId w:val="140432870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2C8CC8C6" w14:textId="77777777" w:rsidR="00737252" w:rsidRDefault="00737252">
          <w:pPr>
            <w:autoSpaceDE w:val="0"/>
            <w:autoSpaceDN w:val="0"/>
            <w:ind w:hanging="640"/>
            <w:divId w:val="2084333601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2FFF2FA5" w14:textId="77777777" w:rsidR="00737252" w:rsidRDefault="00737252">
          <w:pPr>
            <w:autoSpaceDE w:val="0"/>
            <w:autoSpaceDN w:val="0"/>
            <w:ind w:hanging="640"/>
            <w:divId w:val="100081488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6BD38D01" w14:textId="77777777" w:rsidR="00737252" w:rsidRDefault="00737252">
          <w:pPr>
            <w:autoSpaceDE w:val="0"/>
            <w:autoSpaceDN w:val="0"/>
            <w:ind w:hanging="640"/>
            <w:divId w:val="834414318"/>
          </w:pPr>
          <w:r w:rsidRPr="00737252">
            <w:rPr>
              <w:lang w:val="en-US"/>
            </w:rPr>
            <w:t>[16]</w:t>
          </w:r>
          <w:r w:rsidRPr="00737252">
            <w:rPr>
              <w:lang w:val="en-US"/>
            </w:rPr>
            <w:tab/>
            <w:t xml:space="preserve">Filip Hałys, „Case Study”. [Online]. </w:t>
          </w:r>
          <w:r>
            <w:t>Dostępne na: https://github.com/filiphalys02/My-Engineering-Thesis/tree/main/CaseStudies</w:t>
          </w:r>
        </w:p>
        <w:p w14:paraId="2DD544D1" w14:textId="77777777" w:rsidR="00737252" w:rsidRDefault="00737252">
          <w:pPr>
            <w:autoSpaceDE w:val="0"/>
            <w:autoSpaceDN w:val="0"/>
            <w:ind w:hanging="640"/>
            <w:divId w:val="2080133839"/>
          </w:pPr>
          <w:r>
            <w:t>[17]</w:t>
          </w:r>
          <w:r>
            <w:tab/>
            <w:t>Filip Hałys, „Modelowanie regresyjne ceny diamentów”. [Online]. Dostępne na: https://github.com/filiphalys02/My-Engineering-Thesis/blob/main/CaseStudies/Modelowanie%20regresyjne%20ceny%20diament%C3%B3w.ipynb</w:t>
          </w:r>
        </w:p>
        <w:p w14:paraId="69BDDDAA" w14:textId="77777777" w:rsidR="00737252" w:rsidRDefault="00737252">
          <w:pPr>
            <w:autoSpaceDE w:val="0"/>
            <w:autoSpaceDN w:val="0"/>
            <w:ind w:hanging="640"/>
            <w:divId w:val="520359099"/>
          </w:pPr>
          <w:r>
            <w:lastRenderedPageBreak/>
            <w:t>[18]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33EDB77F" w14:textId="77777777" w:rsidR="00737252" w:rsidRDefault="00737252">
          <w:pPr>
            <w:autoSpaceDE w:val="0"/>
            <w:autoSpaceDN w:val="0"/>
            <w:ind w:hanging="640"/>
            <w:divId w:val="1631395696"/>
          </w:pPr>
          <w:r>
            <w:t>[19]</w:t>
          </w:r>
          <w:r>
            <w:tab/>
            <w:t>Filip Hałys, „Modelowanie klasyfikacyjne gatunków pingwinów”. [Online]. Dostępne na: https://github.com/filiphalys02/My-Engineering-Thesis/blob/main/CaseStudies/Modelowanie%20klasyfikacyjne%20gatunk%C3%B3w%20pingwin%C3%B3w.ipynb</w:t>
          </w:r>
        </w:p>
        <w:p w14:paraId="41A55CD3" w14:textId="77777777" w:rsidR="00737252" w:rsidRDefault="00737252">
          <w:pPr>
            <w:autoSpaceDE w:val="0"/>
            <w:autoSpaceDN w:val="0"/>
            <w:ind w:hanging="640"/>
            <w:divId w:val="90467955"/>
          </w:pPr>
          <w:r>
            <w:t>[20]</w:t>
          </w:r>
          <w:r>
            <w:tab/>
            <w:t>„</w:t>
          </w:r>
          <w:proofErr w:type="spellStart"/>
          <w:r>
            <w:t>penguins_size</w:t>
          </w:r>
          <w:proofErr w:type="spellEnd"/>
          <w:r>
            <w:t>”. Dostęp: 12 styczeń 2025. [Online]. Dostępne na: https://www.kaggle.com/datasets/parulpandey/palmer-archipelago-antarctica-penguin-data</w:t>
          </w:r>
        </w:p>
        <w:p w14:paraId="2AF299AE" w14:textId="7FE6F4BF" w:rsidR="00583DA5" w:rsidRPr="00583DA5" w:rsidRDefault="00737252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1E0990BE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3" w:author="Filip Hałys" w:date="2025-01-11T13:05:00Z" w:initials="FH">
    <w:p w14:paraId="5EC52520" w14:textId="77777777" w:rsidR="00E67975" w:rsidRDefault="00E67975" w:rsidP="00E67975">
      <w:pPr>
        <w:pStyle w:val="Tekstkomentarza"/>
      </w:pPr>
      <w:r>
        <w:rPr>
          <w:rStyle w:val="Odwoaniedokomentarza"/>
        </w:rPr>
        <w:annotationRef/>
      </w:r>
      <w:r>
        <w:t>Uzupełniłem tą sekcję, czy czegoś mi tutaj jeszcze brakuje?</w:t>
      </w:r>
    </w:p>
  </w:comment>
  <w:comment w:id="10" w:author="Filip Hałys" w:date="2025-01-13T18:26:00Z" w:initials="FH">
    <w:p w14:paraId="14F164F3" w14:textId="77777777" w:rsidR="004F0D97" w:rsidRDefault="004F0D97" w:rsidP="004F0D97">
      <w:pPr>
        <w:pStyle w:val="Tekstkomentarza"/>
      </w:pPr>
      <w:r>
        <w:rPr>
          <w:rStyle w:val="Odwoaniedokomentarza"/>
        </w:rPr>
        <w:annotationRef/>
      </w:r>
      <w:r>
        <w:t>Sporo pozmieniałem w tej sekcji, żeby było ładniej napisane, poza tym przeinstalowałem sobie środowisko i zauważyłem, że było sporo nieistotnych informacji, więc się ich pozbyłem.</w:t>
      </w:r>
    </w:p>
  </w:comment>
  <w:comment w:id="15" w:author="Filip Hałys" w:date="2025-01-08T15:13:00Z" w:initials="FH">
    <w:p w14:paraId="5E01762D" w14:textId="3E0AF180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9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20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5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6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37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38" w:author="Filip Hałys" w:date="2025-01-09T20:36:00Z" w:initials="FH">
    <w:p w14:paraId="31D70BE8" w14:textId="77777777" w:rsidR="001955A4" w:rsidRDefault="001955A4" w:rsidP="001955A4">
      <w:pPr>
        <w:pStyle w:val="Tekstkomentarza"/>
      </w:pPr>
      <w:r>
        <w:rPr>
          <w:rStyle w:val="Odwoaniedokomentarza"/>
        </w:rPr>
        <w:annotationRef/>
      </w:r>
      <w:r>
        <w:t>Zmieniłem na MIS - missing data</w:t>
      </w:r>
    </w:p>
  </w:comment>
  <w:comment w:id="44" w:author="Filip Hałys" w:date="2025-01-11T10:24:00Z" w:initials="FH">
    <w:p w14:paraId="4C429717" w14:textId="77777777" w:rsidR="00E2297C" w:rsidRDefault="00E2297C" w:rsidP="00E2297C">
      <w:pPr>
        <w:pStyle w:val="Tekstkomentarza"/>
      </w:pPr>
      <w:r>
        <w:rPr>
          <w:rStyle w:val="Odwoaniedokomentarza"/>
        </w:rPr>
        <w:annotationRef/>
      </w:r>
      <w:r>
        <w:t>Krótki wstęp o czym jest sekcja, zamiast XXXXX wstawię liczbę przykładów (najprawdopodobniej 2)</w:t>
      </w:r>
    </w:p>
  </w:comment>
  <w:comment w:id="46" w:author="Filip Hałys" w:date="2025-01-11T10:25:00Z" w:initials="FH">
    <w:p w14:paraId="1B857FBC" w14:textId="77777777" w:rsidR="00B47FA1" w:rsidRDefault="00B47FA1" w:rsidP="00B47FA1">
      <w:pPr>
        <w:pStyle w:val="Tekstkomentarza"/>
      </w:pPr>
      <w:r>
        <w:rPr>
          <w:rStyle w:val="Odwoaniedokomentarza"/>
        </w:rPr>
        <w:annotationRef/>
      </w:r>
      <w:r>
        <w:t>Starałem się nie rozpisywać za dużo skoro dałem link do Githuba z plikiem .ipynb, jedna strona A4 mi wyszła</w:t>
      </w:r>
    </w:p>
  </w:comment>
  <w:comment w:id="47" w:author="Filip Hałys" w:date="2025-01-11T10:26:00Z" w:initials="FH">
    <w:p w14:paraId="22F03FF6" w14:textId="77777777" w:rsidR="00B47FA1" w:rsidRDefault="00B47FA1" w:rsidP="00B47FA1">
      <w:pPr>
        <w:pStyle w:val="Tekstkomentarza"/>
      </w:pPr>
      <w:r>
        <w:rPr>
          <w:rStyle w:val="Odwoaniedokomentarza"/>
        </w:rPr>
        <w:annotationRef/>
      </w:r>
      <w:r>
        <w:t>Danych nie opisywałem, dałem tylko link do Kaggle, skąd je pobrałem</w:t>
      </w:r>
    </w:p>
  </w:comment>
  <w:comment w:id="50" w:author="Filip Hałys" w:date="2025-01-12T10:36:00Z" w:initials="FH">
    <w:p w14:paraId="3526FD0F" w14:textId="77777777" w:rsidR="00362D54" w:rsidRDefault="00362D54" w:rsidP="00362D54">
      <w:pPr>
        <w:pStyle w:val="Tekstkomentarza"/>
      </w:pPr>
      <w:r>
        <w:rPr>
          <w:rStyle w:val="Odwoaniedokomentarza"/>
        </w:rPr>
        <w:annotationRef/>
      </w:r>
      <w:r>
        <w:t>Zacząłem pisać tą sekcję, co jeszcze powinienem dodać?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C52520" w15:paraIdParent="0F019B42" w15:done="0"/>
  <w15:commentEx w15:paraId="14F164F3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31D70BE8" w15:paraIdParent="1201F110" w15:done="0"/>
  <w15:commentEx w15:paraId="4C429717" w15:done="0"/>
  <w15:commentEx w15:paraId="1B857FBC" w15:done="0"/>
  <w15:commentEx w15:paraId="22F03FF6" w15:done="0"/>
  <w15:commentEx w15:paraId="3526FD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5C59D51" w16cex:dateUtc="2025-01-11T12:05:00Z"/>
  <w16cex:commentExtensible w16cex:durableId="16CB2E07" w16cex:dateUtc="2025-01-13T17:26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467E3EF9" w16cex:dateUtc="2025-01-09T19:36:00Z"/>
  <w16cex:commentExtensible w16cex:durableId="392935BE" w16cex:dateUtc="2025-01-11T09:24:00Z"/>
  <w16cex:commentExtensible w16cex:durableId="4C7D245C" w16cex:dateUtc="2025-01-11T09:25:00Z"/>
  <w16cex:commentExtensible w16cex:durableId="741EEB10" w16cex:dateUtc="2025-01-11T09:26:00Z"/>
  <w16cex:commentExtensible w16cex:durableId="7EBB8C1D" w16cex:dateUtc="2025-01-12T09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C52520" w16cid:durableId="45C59D51"/>
  <w16cid:commentId w16cid:paraId="14F164F3" w16cid:durableId="16CB2E07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31D70BE8" w16cid:durableId="467E3EF9"/>
  <w16cid:commentId w16cid:paraId="4C429717" w16cid:durableId="392935BE"/>
  <w16cid:commentId w16cid:paraId="1B857FBC" w16cid:durableId="4C7D245C"/>
  <w16cid:commentId w16cid:paraId="22F03FF6" w16cid:durableId="741EEB10"/>
  <w16cid:commentId w16cid:paraId="3526FD0F" w16cid:durableId="7EBB8C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78F61" w14:textId="77777777" w:rsidR="00E3448A" w:rsidRDefault="00E3448A" w:rsidP="004677F7">
      <w:pPr>
        <w:spacing w:after="0" w:line="240" w:lineRule="auto"/>
      </w:pPr>
      <w:r>
        <w:separator/>
      </w:r>
    </w:p>
  </w:endnote>
  <w:endnote w:type="continuationSeparator" w:id="0">
    <w:p w14:paraId="322F0CD0" w14:textId="77777777" w:rsidR="00E3448A" w:rsidRDefault="00E3448A" w:rsidP="004677F7">
      <w:pPr>
        <w:spacing w:after="0" w:line="240" w:lineRule="auto"/>
      </w:pPr>
      <w:r>
        <w:continuationSeparator/>
      </w:r>
    </w:p>
  </w:endnote>
  <w:endnote w:type="continuationNotice" w:id="1">
    <w:p w14:paraId="18822B28" w14:textId="77777777" w:rsidR="00E3448A" w:rsidRDefault="00E344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8D0A5" w14:textId="77777777" w:rsidR="00E3448A" w:rsidRDefault="00E3448A" w:rsidP="004677F7">
      <w:pPr>
        <w:spacing w:after="0" w:line="240" w:lineRule="auto"/>
      </w:pPr>
      <w:r>
        <w:separator/>
      </w:r>
    </w:p>
  </w:footnote>
  <w:footnote w:type="continuationSeparator" w:id="0">
    <w:p w14:paraId="54C92302" w14:textId="77777777" w:rsidR="00E3448A" w:rsidRDefault="00E3448A" w:rsidP="004677F7">
      <w:pPr>
        <w:spacing w:after="0" w:line="240" w:lineRule="auto"/>
      </w:pPr>
      <w:r>
        <w:continuationSeparator/>
      </w:r>
    </w:p>
  </w:footnote>
  <w:footnote w:type="continuationNotice" w:id="1">
    <w:p w14:paraId="12871BE0" w14:textId="77777777" w:rsidR="00E3448A" w:rsidRDefault="00E3448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97AC0"/>
    <w:multiLevelType w:val="hybridMultilevel"/>
    <w:tmpl w:val="DA92C6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62149"/>
    <w:multiLevelType w:val="hybridMultilevel"/>
    <w:tmpl w:val="56D0DDA2"/>
    <w:lvl w:ilvl="0" w:tplc="0415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7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987A78"/>
    <w:multiLevelType w:val="hybridMultilevel"/>
    <w:tmpl w:val="2C94B9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103B6"/>
    <w:multiLevelType w:val="multilevel"/>
    <w:tmpl w:val="B220131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3"/>
  </w:num>
  <w:num w:numId="2" w16cid:durableId="870993867">
    <w:abstractNumId w:val="8"/>
  </w:num>
  <w:num w:numId="3" w16cid:durableId="11690822">
    <w:abstractNumId w:val="5"/>
  </w:num>
  <w:num w:numId="4" w16cid:durableId="1167327649">
    <w:abstractNumId w:val="23"/>
  </w:num>
  <w:num w:numId="5" w16cid:durableId="1693801857">
    <w:abstractNumId w:val="26"/>
  </w:num>
  <w:num w:numId="6" w16cid:durableId="1639189233">
    <w:abstractNumId w:val="1"/>
  </w:num>
  <w:num w:numId="7" w16cid:durableId="410128957">
    <w:abstractNumId w:val="21"/>
  </w:num>
  <w:num w:numId="8" w16cid:durableId="892697507">
    <w:abstractNumId w:val="25"/>
  </w:num>
  <w:num w:numId="9" w16cid:durableId="1211846238">
    <w:abstractNumId w:val="7"/>
  </w:num>
  <w:num w:numId="10" w16cid:durableId="1646426588">
    <w:abstractNumId w:val="12"/>
  </w:num>
  <w:num w:numId="11" w16cid:durableId="680275462">
    <w:abstractNumId w:val="14"/>
  </w:num>
  <w:num w:numId="12" w16cid:durableId="1438212942">
    <w:abstractNumId w:val="0"/>
  </w:num>
  <w:num w:numId="13" w16cid:durableId="1032461103">
    <w:abstractNumId w:val="22"/>
  </w:num>
  <w:num w:numId="14" w16cid:durableId="1076703950">
    <w:abstractNumId w:val="9"/>
  </w:num>
  <w:num w:numId="15" w16cid:durableId="1957056660">
    <w:abstractNumId w:val="3"/>
  </w:num>
  <w:num w:numId="16" w16cid:durableId="2016496383">
    <w:abstractNumId w:val="15"/>
  </w:num>
  <w:num w:numId="17" w16cid:durableId="1184175671">
    <w:abstractNumId w:val="24"/>
  </w:num>
  <w:num w:numId="18" w16cid:durableId="1668946409">
    <w:abstractNumId w:val="11"/>
  </w:num>
  <w:num w:numId="19" w16cid:durableId="1173691557">
    <w:abstractNumId w:val="2"/>
  </w:num>
  <w:num w:numId="20" w16cid:durableId="1605920561">
    <w:abstractNumId w:val="6"/>
  </w:num>
  <w:num w:numId="21" w16cid:durableId="2124373424">
    <w:abstractNumId w:val="27"/>
  </w:num>
  <w:num w:numId="22" w16cid:durableId="448204242">
    <w:abstractNumId w:val="18"/>
  </w:num>
  <w:num w:numId="23" w16cid:durableId="184251665">
    <w:abstractNumId w:val="20"/>
  </w:num>
  <w:num w:numId="24" w16cid:durableId="2076313354">
    <w:abstractNumId w:val="10"/>
  </w:num>
  <w:num w:numId="25" w16cid:durableId="1388187610">
    <w:abstractNumId w:val="17"/>
  </w:num>
  <w:num w:numId="26" w16cid:durableId="508564759">
    <w:abstractNumId w:val="16"/>
  </w:num>
  <w:num w:numId="27" w16cid:durableId="228000240">
    <w:abstractNumId w:val="4"/>
  </w:num>
  <w:num w:numId="28" w16cid:durableId="154182461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5202"/>
    <w:rsid w:val="0001613E"/>
    <w:rsid w:val="00017421"/>
    <w:rsid w:val="000205EC"/>
    <w:rsid w:val="00021555"/>
    <w:rsid w:val="0002232C"/>
    <w:rsid w:val="00022645"/>
    <w:rsid w:val="00023BF8"/>
    <w:rsid w:val="000250C0"/>
    <w:rsid w:val="000272D6"/>
    <w:rsid w:val="00027652"/>
    <w:rsid w:val="00027B32"/>
    <w:rsid w:val="0003064C"/>
    <w:rsid w:val="000341AE"/>
    <w:rsid w:val="00035F6B"/>
    <w:rsid w:val="0003606C"/>
    <w:rsid w:val="000410DB"/>
    <w:rsid w:val="000412EA"/>
    <w:rsid w:val="000458A1"/>
    <w:rsid w:val="00045D82"/>
    <w:rsid w:val="000473F2"/>
    <w:rsid w:val="000478FE"/>
    <w:rsid w:val="000556CE"/>
    <w:rsid w:val="000566E8"/>
    <w:rsid w:val="00060ED7"/>
    <w:rsid w:val="0006115E"/>
    <w:rsid w:val="0006249D"/>
    <w:rsid w:val="00063094"/>
    <w:rsid w:val="000636F4"/>
    <w:rsid w:val="0006482B"/>
    <w:rsid w:val="0006597A"/>
    <w:rsid w:val="0006688F"/>
    <w:rsid w:val="000709DB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4080"/>
    <w:rsid w:val="00085D5E"/>
    <w:rsid w:val="00086242"/>
    <w:rsid w:val="00087923"/>
    <w:rsid w:val="0009140D"/>
    <w:rsid w:val="00093254"/>
    <w:rsid w:val="0009607D"/>
    <w:rsid w:val="000A3147"/>
    <w:rsid w:val="000A3325"/>
    <w:rsid w:val="000A3D00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027"/>
    <w:rsid w:val="000E7133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582"/>
    <w:rsid w:val="00106D94"/>
    <w:rsid w:val="0010713A"/>
    <w:rsid w:val="00107494"/>
    <w:rsid w:val="00107DFD"/>
    <w:rsid w:val="0011088B"/>
    <w:rsid w:val="001110DD"/>
    <w:rsid w:val="00111E11"/>
    <w:rsid w:val="00111EC9"/>
    <w:rsid w:val="00115928"/>
    <w:rsid w:val="00115964"/>
    <w:rsid w:val="001169F9"/>
    <w:rsid w:val="0012272E"/>
    <w:rsid w:val="00123285"/>
    <w:rsid w:val="00123FE6"/>
    <w:rsid w:val="00124A2A"/>
    <w:rsid w:val="00124C2C"/>
    <w:rsid w:val="00125543"/>
    <w:rsid w:val="00125C77"/>
    <w:rsid w:val="001302A3"/>
    <w:rsid w:val="001303B9"/>
    <w:rsid w:val="0013088A"/>
    <w:rsid w:val="001313DD"/>
    <w:rsid w:val="00132463"/>
    <w:rsid w:val="00132EED"/>
    <w:rsid w:val="00133657"/>
    <w:rsid w:val="001352A7"/>
    <w:rsid w:val="00136127"/>
    <w:rsid w:val="001365DA"/>
    <w:rsid w:val="00136C50"/>
    <w:rsid w:val="00137258"/>
    <w:rsid w:val="0014078A"/>
    <w:rsid w:val="00143C0C"/>
    <w:rsid w:val="00144B6B"/>
    <w:rsid w:val="00144E69"/>
    <w:rsid w:val="001458A7"/>
    <w:rsid w:val="00147194"/>
    <w:rsid w:val="00147686"/>
    <w:rsid w:val="00152019"/>
    <w:rsid w:val="00153913"/>
    <w:rsid w:val="00153AE5"/>
    <w:rsid w:val="00154C61"/>
    <w:rsid w:val="00154C89"/>
    <w:rsid w:val="001600A4"/>
    <w:rsid w:val="00161EE1"/>
    <w:rsid w:val="001632B7"/>
    <w:rsid w:val="001670AF"/>
    <w:rsid w:val="00171DCC"/>
    <w:rsid w:val="00172322"/>
    <w:rsid w:val="001729CA"/>
    <w:rsid w:val="00172B91"/>
    <w:rsid w:val="001774A0"/>
    <w:rsid w:val="00183452"/>
    <w:rsid w:val="00184ADF"/>
    <w:rsid w:val="00184BAB"/>
    <w:rsid w:val="00190465"/>
    <w:rsid w:val="00190BCB"/>
    <w:rsid w:val="00191273"/>
    <w:rsid w:val="00191FDE"/>
    <w:rsid w:val="001935E1"/>
    <w:rsid w:val="00193FA8"/>
    <w:rsid w:val="001948D4"/>
    <w:rsid w:val="00194AC5"/>
    <w:rsid w:val="001955A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A4FAB"/>
    <w:rsid w:val="001B0507"/>
    <w:rsid w:val="001B1D30"/>
    <w:rsid w:val="001B2E0B"/>
    <w:rsid w:val="001B3E61"/>
    <w:rsid w:val="001B724C"/>
    <w:rsid w:val="001C2673"/>
    <w:rsid w:val="001C393E"/>
    <w:rsid w:val="001C3A19"/>
    <w:rsid w:val="001C5DA9"/>
    <w:rsid w:val="001C61F1"/>
    <w:rsid w:val="001C65C5"/>
    <w:rsid w:val="001D1D0E"/>
    <w:rsid w:val="001D258B"/>
    <w:rsid w:val="001D3B38"/>
    <w:rsid w:val="001D558D"/>
    <w:rsid w:val="001D63F1"/>
    <w:rsid w:val="001D6974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4210"/>
    <w:rsid w:val="001F773D"/>
    <w:rsid w:val="002003E2"/>
    <w:rsid w:val="00200911"/>
    <w:rsid w:val="00201658"/>
    <w:rsid w:val="00204C06"/>
    <w:rsid w:val="002055EC"/>
    <w:rsid w:val="00205953"/>
    <w:rsid w:val="0020690C"/>
    <w:rsid w:val="00206B33"/>
    <w:rsid w:val="0021067D"/>
    <w:rsid w:val="002106AD"/>
    <w:rsid w:val="00211265"/>
    <w:rsid w:val="00214BFA"/>
    <w:rsid w:val="002224C8"/>
    <w:rsid w:val="0022472E"/>
    <w:rsid w:val="002263E7"/>
    <w:rsid w:val="00230475"/>
    <w:rsid w:val="002305EC"/>
    <w:rsid w:val="00233DB8"/>
    <w:rsid w:val="002367AF"/>
    <w:rsid w:val="00240411"/>
    <w:rsid w:val="00241F42"/>
    <w:rsid w:val="0024236E"/>
    <w:rsid w:val="002539E3"/>
    <w:rsid w:val="00254D5C"/>
    <w:rsid w:val="00257C4E"/>
    <w:rsid w:val="00257DC1"/>
    <w:rsid w:val="00260D25"/>
    <w:rsid w:val="0026176D"/>
    <w:rsid w:val="00266630"/>
    <w:rsid w:val="0026677F"/>
    <w:rsid w:val="00272C3A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222A"/>
    <w:rsid w:val="002A4491"/>
    <w:rsid w:val="002A4860"/>
    <w:rsid w:val="002A5EEA"/>
    <w:rsid w:val="002A6D17"/>
    <w:rsid w:val="002A6DD7"/>
    <w:rsid w:val="002B519E"/>
    <w:rsid w:val="002C16EB"/>
    <w:rsid w:val="002C1F9D"/>
    <w:rsid w:val="002C20EF"/>
    <w:rsid w:val="002C3592"/>
    <w:rsid w:val="002C6B3F"/>
    <w:rsid w:val="002D1044"/>
    <w:rsid w:val="002D1B0F"/>
    <w:rsid w:val="002D42CB"/>
    <w:rsid w:val="002D4758"/>
    <w:rsid w:val="002D5076"/>
    <w:rsid w:val="002D545D"/>
    <w:rsid w:val="002E1E28"/>
    <w:rsid w:val="002E1F84"/>
    <w:rsid w:val="002E36F8"/>
    <w:rsid w:val="002F08D0"/>
    <w:rsid w:val="002F0A06"/>
    <w:rsid w:val="002F2A5E"/>
    <w:rsid w:val="002F4886"/>
    <w:rsid w:val="002F7A7B"/>
    <w:rsid w:val="00303D9C"/>
    <w:rsid w:val="0030457A"/>
    <w:rsid w:val="00304BB6"/>
    <w:rsid w:val="0030508C"/>
    <w:rsid w:val="00305B38"/>
    <w:rsid w:val="00311269"/>
    <w:rsid w:val="0031138A"/>
    <w:rsid w:val="00313532"/>
    <w:rsid w:val="00315B13"/>
    <w:rsid w:val="00317ECC"/>
    <w:rsid w:val="0032013A"/>
    <w:rsid w:val="00325A64"/>
    <w:rsid w:val="0032749C"/>
    <w:rsid w:val="00327D7F"/>
    <w:rsid w:val="003306E0"/>
    <w:rsid w:val="00330993"/>
    <w:rsid w:val="003313A0"/>
    <w:rsid w:val="00332301"/>
    <w:rsid w:val="00332E92"/>
    <w:rsid w:val="00333A48"/>
    <w:rsid w:val="00334117"/>
    <w:rsid w:val="00335A00"/>
    <w:rsid w:val="003372F8"/>
    <w:rsid w:val="003407EF"/>
    <w:rsid w:val="00341339"/>
    <w:rsid w:val="00341D66"/>
    <w:rsid w:val="00341FD8"/>
    <w:rsid w:val="00342A42"/>
    <w:rsid w:val="003441C2"/>
    <w:rsid w:val="003446B3"/>
    <w:rsid w:val="00346B74"/>
    <w:rsid w:val="003517C5"/>
    <w:rsid w:val="00354489"/>
    <w:rsid w:val="00362D54"/>
    <w:rsid w:val="00364743"/>
    <w:rsid w:val="00365F36"/>
    <w:rsid w:val="00370FBF"/>
    <w:rsid w:val="00372EFD"/>
    <w:rsid w:val="003768F6"/>
    <w:rsid w:val="00376A59"/>
    <w:rsid w:val="00377A9A"/>
    <w:rsid w:val="00381365"/>
    <w:rsid w:val="00381CDD"/>
    <w:rsid w:val="00381DFE"/>
    <w:rsid w:val="00382569"/>
    <w:rsid w:val="00387284"/>
    <w:rsid w:val="00390CCB"/>
    <w:rsid w:val="00391D63"/>
    <w:rsid w:val="00391D95"/>
    <w:rsid w:val="003947C1"/>
    <w:rsid w:val="00394C3B"/>
    <w:rsid w:val="00395EFC"/>
    <w:rsid w:val="00396029"/>
    <w:rsid w:val="0039604D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05B8"/>
    <w:rsid w:val="003B2FC4"/>
    <w:rsid w:val="003B3A3A"/>
    <w:rsid w:val="003B3C9E"/>
    <w:rsid w:val="003B4271"/>
    <w:rsid w:val="003B4462"/>
    <w:rsid w:val="003B5556"/>
    <w:rsid w:val="003B6EEF"/>
    <w:rsid w:val="003B6EF0"/>
    <w:rsid w:val="003C0BEB"/>
    <w:rsid w:val="003C22AC"/>
    <w:rsid w:val="003C23E1"/>
    <w:rsid w:val="003C3680"/>
    <w:rsid w:val="003C4069"/>
    <w:rsid w:val="003C4194"/>
    <w:rsid w:val="003C44B5"/>
    <w:rsid w:val="003D0C67"/>
    <w:rsid w:val="003D15D2"/>
    <w:rsid w:val="003D1CE0"/>
    <w:rsid w:val="003D367F"/>
    <w:rsid w:val="003D5CA9"/>
    <w:rsid w:val="003D7F6E"/>
    <w:rsid w:val="003E42F7"/>
    <w:rsid w:val="003E4616"/>
    <w:rsid w:val="003E48E4"/>
    <w:rsid w:val="003E5AC9"/>
    <w:rsid w:val="003F066B"/>
    <w:rsid w:val="003F1292"/>
    <w:rsid w:val="003F19FA"/>
    <w:rsid w:val="003F3DB0"/>
    <w:rsid w:val="003F3E3C"/>
    <w:rsid w:val="00402A93"/>
    <w:rsid w:val="00403845"/>
    <w:rsid w:val="00406063"/>
    <w:rsid w:val="00406FC3"/>
    <w:rsid w:val="004146DC"/>
    <w:rsid w:val="004160A7"/>
    <w:rsid w:val="004175B1"/>
    <w:rsid w:val="00417F04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3AF5"/>
    <w:rsid w:val="00434794"/>
    <w:rsid w:val="0043497C"/>
    <w:rsid w:val="00434D4B"/>
    <w:rsid w:val="0043525E"/>
    <w:rsid w:val="004354B9"/>
    <w:rsid w:val="00440947"/>
    <w:rsid w:val="00440D32"/>
    <w:rsid w:val="0044354D"/>
    <w:rsid w:val="00445506"/>
    <w:rsid w:val="004506FD"/>
    <w:rsid w:val="00456C7A"/>
    <w:rsid w:val="004639FD"/>
    <w:rsid w:val="004652F9"/>
    <w:rsid w:val="004658BF"/>
    <w:rsid w:val="00466E62"/>
    <w:rsid w:val="004677F7"/>
    <w:rsid w:val="00471876"/>
    <w:rsid w:val="00472BEF"/>
    <w:rsid w:val="004737DB"/>
    <w:rsid w:val="00473BE1"/>
    <w:rsid w:val="00474A67"/>
    <w:rsid w:val="00474B00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4D1B"/>
    <w:rsid w:val="0049556F"/>
    <w:rsid w:val="0049584D"/>
    <w:rsid w:val="00496439"/>
    <w:rsid w:val="004965CF"/>
    <w:rsid w:val="00496AB9"/>
    <w:rsid w:val="004A0B34"/>
    <w:rsid w:val="004A550A"/>
    <w:rsid w:val="004A5C4F"/>
    <w:rsid w:val="004A768F"/>
    <w:rsid w:val="004A7966"/>
    <w:rsid w:val="004B00EC"/>
    <w:rsid w:val="004B0177"/>
    <w:rsid w:val="004B2A90"/>
    <w:rsid w:val="004B4818"/>
    <w:rsid w:val="004C0B5A"/>
    <w:rsid w:val="004C2F1E"/>
    <w:rsid w:val="004C50AE"/>
    <w:rsid w:val="004D089C"/>
    <w:rsid w:val="004D0E93"/>
    <w:rsid w:val="004D2DB3"/>
    <w:rsid w:val="004D3313"/>
    <w:rsid w:val="004D3D69"/>
    <w:rsid w:val="004D50EF"/>
    <w:rsid w:val="004D5CC0"/>
    <w:rsid w:val="004D7D7E"/>
    <w:rsid w:val="004D7E6F"/>
    <w:rsid w:val="004E11D9"/>
    <w:rsid w:val="004E1B13"/>
    <w:rsid w:val="004E1B4C"/>
    <w:rsid w:val="004E24FC"/>
    <w:rsid w:val="004E2B56"/>
    <w:rsid w:val="004E3308"/>
    <w:rsid w:val="004E4659"/>
    <w:rsid w:val="004E7DC3"/>
    <w:rsid w:val="004F032B"/>
    <w:rsid w:val="004F0D97"/>
    <w:rsid w:val="004F110D"/>
    <w:rsid w:val="004F1848"/>
    <w:rsid w:val="004F1F27"/>
    <w:rsid w:val="004F4460"/>
    <w:rsid w:val="004F5295"/>
    <w:rsid w:val="004F65AF"/>
    <w:rsid w:val="004F7E58"/>
    <w:rsid w:val="00500815"/>
    <w:rsid w:val="00501C9E"/>
    <w:rsid w:val="00503A21"/>
    <w:rsid w:val="00505EA4"/>
    <w:rsid w:val="00506512"/>
    <w:rsid w:val="00507EC1"/>
    <w:rsid w:val="005134A1"/>
    <w:rsid w:val="00514263"/>
    <w:rsid w:val="0051433A"/>
    <w:rsid w:val="00520846"/>
    <w:rsid w:val="005213DC"/>
    <w:rsid w:val="00527269"/>
    <w:rsid w:val="00530383"/>
    <w:rsid w:val="00530A83"/>
    <w:rsid w:val="00531650"/>
    <w:rsid w:val="005322DB"/>
    <w:rsid w:val="00533237"/>
    <w:rsid w:val="005350AF"/>
    <w:rsid w:val="005375FD"/>
    <w:rsid w:val="005408BC"/>
    <w:rsid w:val="00542F25"/>
    <w:rsid w:val="0054330D"/>
    <w:rsid w:val="00544045"/>
    <w:rsid w:val="005447AB"/>
    <w:rsid w:val="00544AB6"/>
    <w:rsid w:val="00547D5F"/>
    <w:rsid w:val="00547F75"/>
    <w:rsid w:val="0055299D"/>
    <w:rsid w:val="00552DB1"/>
    <w:rsid w:val="00552DD2"/>
    <w:rsid w:val="0055458E"/>
    <w:rsid w:val="0055460D"/>
    <w:rsid w:val="005558DD"/>
    <w:rsid w:val="00555E0B"/>
    <w:rsid w:val="005566A0"/>
    <w:rsid w:val="00557C2D"/>
    <w:rsid w:val="00560508"/>
    <w:rsid w:val="00560A0C"/>
    <w:rsid w:val="0056402E"/>
    <w:rsid w:val="005649D1"/>
    <w:rsid w:val="005673EE"/>
    <w:rsid w:val="00567758"/>
    <w:rsid w:val="00570714"/>
    <w:rsid w:val="005711D6"/>
    <w:rsid w:val="00571940"/>
    <w:rsid w:val="00571BEE"/>
    <w:rsid w:val="0057204F"/>
    <w:rsid w:val="0057271B"/>
    <w:rsid w:val="00574141"/>
    <w:rsid w:val="00574A05"/>
    <w:rsid w:val="005753B9"/>
    <w:rsid w:val="00576F1E"/>
    <w:rsid w:val="005775CB"/>
    <w:rsid w:val="00583DA5"/>
    <w:rsid w:val="0058516A"/>
    <w:rsid w:val="00587831"/>
    <w:rsid w:val="00591D00"/>
    <w:rsid w:val="00592354"/>
    <w:rsid w:val="00593165"/>
    <w:rsid w:val="00593A9B"/>
    <w:rsid w:val="00595BAA"/>
    <w:rsid w:val="00597137"/>
    <w:rsid w:val="005A3C8F"/>
    <w:rsid w:val="005B01C5"/>
    <w:rsid w:val="005B1018"/>
    <w:rsid w:val="005B2B06"/>
    <w:rsid w:val="005B2B2D"/>
    <w:rsid w:val="005B4784"/>
    <w:rsid w:val="005B5AD4"/>
    <w:rsid w:val="005B5FBA"/>
    <w:rsid w:val="005B64AD"/>
    <w:rsid w:val="005C1FF1"/>
    <w:rsid w:val="005C26A6"/>
    <w:rsid w:val="005D12C4"/>
    <w:rsid w:val="005D152C"/>
    <w:rsid w:val="005D19EC"/>
    <w:rsid w:val="005D22C2"/>
    <w:rsid w:val="005D3D3B"/>
    <w:rsid w:val="005D61F0"/>
    <w:rsid w:val="005D70BE"/>
    <w:rsid w:val="005D7CED"/>
    <w:rsid w:val="005E212B"/>
    <w:rsid w:val="005E278D"/>
    <w:rsid w:val="005E330F"/>
    <w:rsid w:val="005E43AE"/>
    <w:rsid w:val="005E57FE"/>
    <w:rsid w:val="005E7347"/>
    <w:rsid w:val="005F1C1F"/>
    <w:rsid w:val="005F1D8F"/>
    <w:rsid w:val="005F5B31"/>
    <w:rsid w:val="005F6D1C"/>
    <w:rsid w:val="0060146C"/>
    <w:rsid w:val="0060240C"/>
    <w:rsid w:val="00602D1F"/>
    <w:rsid w:val="006034F6"/>
    <w:rsid w:val="00603FD4"/>
    <w:rsid w:val="00603FE7"/>
    <w:rsid w:val="00604576"/>
    <w:rsid w:val="00606F1A"/>
    <w:rsid w:val="006107E4"/>
    <w:rsid w:val="0061429D"/>
    <w:rsid w:val="006150A5"/>
    <w:rsid w:val="006174DF"/>
    <w:rsid w:val="006175C8"/>
    <w:rsid w:val="00620A9C"/>
    <w:rsid w:val="00620E07"/>
    <w:rsid w:val="0062146E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13E4"/>
    <w:rsid w:val="00646F87"/>
    <w:rsid w:val="006471FC"/>
    <w:rsid w:val="00647956"/>
    <w:rsid w:val="00652A78"/>
    <w:rsid w:val="00652F59"/>
    <w:rsid w:val="00653011"/>
    <w:rsid w:val="006560EF"/>
    <w:rsid w:val="006637BF"/>
    <w:rsid w:val="00664C47"/>
    <w:rsid w:val="00667174"/>
    <w:rsid w:val="006672A5"/>
    <w:rsid w:val="00667911"/>
    <w:rsid w:val="006700BD"/>
    <w:rsid w:val="0067024A"/>
    <w:rsid w:val="00670F46"/>
    <w:rsid w:val="006726AB"/>
    <w:rsid w:val="006735B6"/>
    <w:rsid w:val="00674043"/>
    <w:rsid w:val="006750F8"/>
    <w:rsid w:val="00675A4B"/>
    <w:rsid w:val="00676C4B"/>
    <w:rsid w:val="00682930"/>
    <w:rsid w:val="00682B62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7C3"/>
    <w:rsid w:val="006938B1"/>
    <w:rsid w:val="00697EE9"/>
    <w:rsid w:val="006A036A"/>
    <w:rsid w:val="006A1B40"/>
    <w:rsid w:val="006A1E7E"/>
    <w:rsid w:val="006A20C1"/>
    <w:rsid w:val="006A531C"/>
    <w:rsid w:val="006A7187"/>
    <w:rsid w:val="006A7EC9"/>
    <w:rsid w:val="006B033A"/>
    <w:rsid w:val="006B318E"/>
    <w:rsid w:val="006B601F"/>
    <w:rsid w:val="006C2F8D"/>
    <w:rsid w:val="006C3100"/>
    <w:rsid w:val="006C52F1"/>
    <w:rsid w:val="006C6189"/>
    <w:rsid w:val="006C6A5C"/>
    <w:rsid w:val="006C751E"/>
    <w:rsid w:val="006C7BF2"/>
    <w:rsid w:val="006D10A8"/>
    <w:rsid w:val="006D2274"/>
    <w:rsid w:val="006D3FDA"/>
    <w:rsid w:val="006D409D"/>
    <w:rsid w:val="006D4697"/>
    <w:rsid w:val="006D680B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5FB9"/>
    <w:rsid w:val="006F6E9A"/>
    <w:rsid w:val="006F7538"/>
    <w:rsid w:val="007025A9"/>
    <w:rsid w:val="007057D3"/>
    <w:rsid w:val="00706B4A"/>
    <w:rsid w:val="00710707"/>
    <w:rsid w:val="00711094"/>
    <w:rsid w:val="007153B2"/>
    <w:rsid w:val="0071577D"/>
    <w:rsid w:val="00716FBD"/>
    <w:rsid w:val="007177AC"/>
    <w:rsid w:val="007216EC"/>
    <w:rsid w:val="00722FE1"/>
    <w:rsid w:val="00723C68"/>
    <w:rsid w:val="0072420F"/>
    <w:rsid w:val="00725199"/>
    <w:rsid w:val="00726833"/>
    <w:rsid w:val="007308A1"/>
    <w:rsid w:val="007315CD"/>
    <w:rsid w:val="007329F4"/>
    <w:rsid w:val="007342EB"/>
    <w:rsid w:val="00737252"/>
    <w:rsid w:val="00741550"/>
    <w:rsid w:val="00741FE6"/>
    <w:rsid w:val="00742868"/>
    <w:rsid w:val="00743E20"/>
    <w:rsid w:val="007452FB"/>
    <w:rsid w:val="00745A33"/>
    <w:rsid w:val="00745A39"/>
    <w:rsid w:val="00745E8A"/>
    <w:rsid w:val="00746343"/>
    <w:rsid w:val="00753F46"/>
    <w:rsid w:val="007542BF"/>
    <w:rsid w:val="00755627"/>
    <w:rsid w:val="007561AD"/>
    <w:rsid w:val="0076314C"/>
    <w:rsid w:val="007638E0"/>
    <w:rsid w:val="00766085"/>
    <w:rsid w:val="00771CD3"/>
    <w:rsid w:val="007728A1"/>
    <w:rsid w:val="007746E7"/>
    <w:rsid w:val="00775034"/>
    <w:rsid w:val="00780B09"/>
    <w:rsid w:val="00781E76"/>
    <w:rsid w:val="00782882"/>
    <w:rsid w:val="00782F09"/>
    <w:rsid w:val="00784754"/>
    <w:rsid w:val="007944C9"/>
    <w:rsid w:val="007946F9"/>
    <w:rsid w:val="00795B53"/>
    <w:rsid w:val="0079611C"/>
    <w:rsid w:val="00796816"/>
    <w:rsid w:val="007A24BC"/>
    <w:rsid w:val="007A2F98"/>
    <w:rsid w:val="007A3B08"/>
    <w:rsid w:val="007A6E74"/>
    <w:rsid w:val="007B09B7"/>
    <w:rsid w:val="007B25AC"/>
    <w:rsid w:val="007B274E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C7FA9"/>
    <w:rsid w:val="007D14B9"/>
    <w:rsid w:val="007D196E"/>
    <w:rsid w:val="007D2AB6"/>
    <w:rsid w:val="007D61CF"/>
    <w:rsid w:val="007D771A"/>
    <w:rsid w:val="007D7F0B"/>
    <w:rsid w:val="007E051A"/>
    <w:rsid w:val="007E1452"/>
    <w:rsid w:val="007E27E4"/>
    <w:rsid w:val="007E2DB6"/>
    <w:rsid w:val="007F4500"/>
    <w:rsid w:val="007F4FDB"/>
    <w:rsid w:val="007F6DF8"/>
    <w:rsid w:val="008027AB"/>
    <w:rsid w:val="008038D3"/>
    <w:rsid w:val="00804546"/>
    <w:rsid w:val="00804B7E"/>
    <w:rsid w:val="00805F95"/>
    <w:rsid w:val="00807773"/>
    <w:rsid w:val="00810FC5"/>
    <w:rsid w:val="00812BAA"/>
    <w:rsid w:val="008136CE"/>
    <w:rsid w:val="00813D65"/>
    <w:rsid w:val="0081467B"/>
    <w:rsid w:val="00815DEA"/>
    <w:rsid w:val="00815E14"/>
    <w:rsid w:val="00816C0E"/>
    <w:rsid w:val="00816E0F"/>
    <w:rsid w:val="00817598"/>
    <w:rsid w:val="00820DF7"/>
    <w:rsid w:val="00823C21"/>
    <w:rsid w:val="00830002"/>
    <w:rsid w:val="008301AF"/>
    <w:rsid w:val="00831450"/>
    <w:rsid w:val="00832626"/>
    <w:rsid w:val="00834199"/>
    <w:rsid w:val="00837822"/>
    <w:rsid w:val="00840F5F"/>
    <w:rsid w:val="00840FD5"/>
    <w:rsid w:val="008419C9"/>
    <w:rsid w:val="00842620"/>
    <w:rsid w:val="00843CA7"/>
    <w:rsid w:val="008440B5"/>
    <w:rsid w:val="00844B2F"/>
    <w:rsid w:val="008457CC"/>
    <w:rsid w:val="00846A4F"/>
    <w:rsid w:val="00850891"/>
    <w:rsid w:val="00851033"/>
    <w:rsid w:val="00851B0B"/>
    <w:rsid w:val="00852A5E"/>
    <w:rsid w:val="00853D9B"/>
    <w:rsid w:val="00854455"/>
    <w:rsid w:val="008571CF"/>
    <w:rsid w:val="00857A4E"/>
    <w:rsid w:val="00857CA6"/>
    <w:rsid w:val="00861432"/>
    <w:rsid w:val="008614AC"/>
    <w:rsid w:val="008614E1"/>
    <w:rsid w:val="0086183A"/>
    <w:rsid w:val="00863F9E"/>
    <w:rsid w:val="00864511"/>
    <w:rsid w:val="008725E2"/>
    <w:rsid w:val="00872877"/>
    <w:rsid w:val="00872D56"/>
    <w:rsid w:val="008738F4"/>
    <w:rsid w:val="008766CE"/>
    <w:rsid w:val="0087C407"/>
    <w:rsid w:val="008817C3"/>
    <w:rsid w:val="00881C69"/>
    <w:rsid w:val="00881EF9"/>
    <w:rsid w:val="0088249C"/>
    <w:rsid w:val="0088277C"/>
    <w:rsid w:val="00883916"/>
    <w:rsid w:val="00886B2D"/>
    <w:rsid w:val="0089009B"/>
    <w:rsid w:val="00891F74"/>
    <w:rsid w:val="00892AD9"/>
    <w:rsid w:val="0089344F"/>
    <w:rsid w:val="00893825"/>
    <w:rsid w:val="00893BC7"/>
    <w:rsid w:val="008965CF"/>
    <w:rsid w:val="0089733D"/>
    <w:rsid w:val="00897DBA"/>
    <w:rsid w:val="008A01A5"/>
    <w:rsid w:val="008A1E5B"/>
    <w:rsid w:val="008A3F7B"/>
    <w:rsid w:val="008B4E0E"/>
    <w:rsid w:val="008B6018"/>
    <w:rsid w:val="008B6B23"/>
    <w:rsid w:val="008C04E5"/>
    <w:rsid w:val="008C0B31"/>
    <w:rsid w:val="008C220F"/>
    <w:rsid w:val="008C3205"/>
    <w:rsid w:val="008C69D4"/>
    <w:rsid w:val="008C72F4"/>
    <w:rsid w:val="008D17AA"/>
    <w:rsid w:val="008D4F9A"/>
    <w:rsid w:val="008D5127"/>
    <w:rsid w:val="008D513F"/>
    <w:rsid w:val="008D6117"/>
    <w:rsid w:val="008D68E0"/>
    <w:rsid w:val="008E095D"/>
    <w:rsid w:val="008E2FA2"/>
    <w:rsid w:val="008E32B6"/>
    <w:rsid w:val="008E372B"/>
    <w:rsid w:val="008E467C"/>
    <w:rsid w:val="008E5331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900FEB"/>
    <w:rsid w:val="009011C2"/>
    <w:rsid w:val="00902EC2"/>
    <w:rsid w:val="00904321"/>
    <w:rsid w:val="00910D4E"/>
    <w:rsid w:val="009129D7"/>
    <w:rsid w:val="009131F7"/>
    <w:rsid w:val="0091599B"/>
    <w:rsid w:val="00917827"/>
    <w:rsid w:val="009208B7"/>
    <w:rsid w:val="0092409F"/>
    <w:rsid w:val="009246B1"/>
    <w:rsid w:val="00925D9A"/>
    <w:rsid w:val="009260BA"/>
    <w:rsid w:val="00927257"/>
    <w:rsid w:val="00930B56"/>
    <w:rsid w:val="00931862"/>
    <w:rsid w:val="00931E74"/>
    <w:rsid w:val="00933C1D"/>
    <w:rsid w:val="0093580F"/>
    <w:rsid w:val="00936705"/>
    <w:rsid w:val="00940044"/>
    <w:rsid w:val="00946088"/>
    <w:rsid w:val="009464C3"/>
    <w:rsid w:val="009472EB"/>
    <w:rsid w:val="0094791E"/>
    <w:rsid w:val="009515BF"/>
    <w:rsid w:val="0095247F"/>
    <w:rsid w:val="00952B83"/>
    <w:rsid w:val="0095431C"/>
    <w:rsid w:val="00955856"/>
    <w:rsid w:val="00956268"/>
    <w:rsid w:val="00956F5E"/>
    <w:rsid w:val="00961561"/>
    <w:rsid w:val="00963A7A"/>
    <w:rsid w:val="00963D49"/>
    <w:rsid w:val="009648E7"/>
    <w:rsid w:val="00964E57"/>
    <w:rsid w:val="00965028"/>
    <w:rsid w:val="009655CD"/>
    <w:rsid w:val="0096621F"/>
    <w:rsid w:val="00967334"/>
    <w:rsid w:val="0097129A"/>
    <w:rsid w:val="009714F4"/>
    <w:rsid w:val="00974A7D"/>
    <w:rsid w:val="009804CF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47CD"/>
    <w:rsid w:val="009B4D92"/>
    <w:rsid w:val="009B7364"/>
    <w:rsid w:val="009C11A8"/>
    <w:rsid w:val="009C4D29"/>
    <w:rsid w:val="009C75B0"/>
    <w:rsid w:val="009C78FC"/>
    <w:rsid w:val="009D1C26"/>
    <w:rsid w:val="009D4517"/>
    <w:rsid w:val="009E0E2C"/>
    <w:rsid w:val="009E15B7"/>
    <w:rsid w:val="009E27D8"/>
    <w:rsid w:val="009E3297"/>
    <w:rsid w:val="009E5077"/>
    <w:rsid w:val="009E6A60"/>
    <w:rsid w:val="009F0961"/>
    <w:rsid w:val="009F1A95"/>
    <w:rsid w:val="009F23AD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693"/>
    <w:rsid w:val="00A34C83"/>
    <w:rsid w:val="00A3598D"/>
    <w:rsid w:val="00A35B3E"/>
    <w:rsid w:val="00A3696E"/>
    <w:rsid w:val="00A4286C"/>
    <w:rsid w:val="00A43CD0"/>
    <w:rsid w:val="00A45364"/>
    <w:rsid w:val="00A46544"/>
    <w:rsid w:val="00A50FE0"/>
    <w:rsid w:val="00A530E1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06D"/>
    <w:rsid w:val="00A67D0B"/>
    <w:rsid w:val="00A725B2"/>
    <w:rsid w:val="00A73EBC"/>
    <w:rsid w:val="00A74A11"/>
    <w:rsid w:val="00A75577"/>
    <w:rsid w:val="00A767F5"/>
    <w:rsid w:val="00A772D9"/>
    <w:rsid w:val="00A8369A"/>
    <w:rsid w:val="00A83A57"/>
    <w:rsid w:val="00A91056"/>
    <w:rsid w:val="00A93161"/>
    <w:rsid w:val="00A94441"/>
    <w:rsid w:val="00A94EBB"/>
    <w:rsid w:val="00A97A93"/>
    <w:rsid w:val="00AA106F"/>
    <w:rsid w:val="00AA173B"/>
    <w:rsid w:val="00AA75BB"/>
    <w:rsid w:val="00AB20B5"/>
    <w:rsid w:val="00AB4274"/>
    <w:rsid w:val="00AB4EFB"/>
    <w:rsid w:val="00AC09E7"/>
    <w:rsid w:val="00AC1737"/>
    <w:rsid w:val="00AC1CDD"/>
    <w:rsid w:val="00AC2445"/>
    <w:rsid w:val="00AC54A5"/>
    <w:rsid w:val="00AD0BA2"/>
    <w:rsid w:val="00AD4B72"/>
    <w:rsid w:val="00AD508C"/>
    <w:rsid w:val="00AD58E6"/>
    <w:rsid w:val="00AD77DC"/>
    <w:rsid w:val="00AE0130"/>
    <w:rsid w:val="00AE1C8A"/>
    <w:rsid w:val="00AE24FE"/>
    <w:rsid w:val="00AE2F1A"/>
    <w:rsid w:val="00AE3A3D"/>
    <w:rsid w:val="00AE479C"/>
    <w:rsid w:val="00AE4E23"/>
    <w:rsid w:val="00AE4F1B"/>
    <w:rsid w:val="00AE6CE9"/>
    <w:rsid w:val="00AF25E6"/>
    <w:rsid w:val="00AF66FC"/>
    <w:rsid w:val="00AF7518"/>
    <w:rsid w:val="00B00B67"/>
    <w:rsid w:val="00B02FB6"/>
    <w:rsid w:val="00B054FE"/>
    <w:rsid w:val="00B05783"/>
    <w:rsid w:val="00B06736"/>
    <w:rsid w:val="00B20C02"/>
    <w:rsid w:val="00B22515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36FFC"/>
    <w:rsid w:val="00B4190F"/>
    <w:rsid w:val="00B42D3D"/>
    <w:rsid w:val="00B435EF"/>
    <w:rsid w:val="00B43DDF"/>
    <w:rsid w:val="00B4591C"/>
    <w:rsid w:val="00B47B29"/>
    <w:rsid w:val="00B47FA1"/>
    <w:rsid w:val="00B51D95"/>
    <w:rsid w:val="00B54243"/>
    <w:rsid w:val="00B54BCF"/>
    <w:rsid w:val="00B62523"/>
    <w:rsid w:val="00B652D3"/>
    <w:rsid w:val="00B67C80"/>
    <w:rsid w:val="00B71C50"/>
    <w:rsid w:val="00B7303D"/>
    <w:rsid w:val="00B73764"/>
    <w:rsid w:val="00B806FF"/>
    <w:rsid w:val="00B816C9"/>
    <w:rsid w:val="00B83829"/>
    <w:rsid w:val="00B83C0F"/>
    <w:rsid w:val="00B840CF"/>
    <w:rsid w:val="00B84149"/>
    <w:rsid w:val="00B844AE"/>
    <w:rsid w:val="00B84B13"/>
    <w:rsid w:val="00B87195"/>
    <w:rsid w:val="00B874EF"/>
    <w:rsid w:val="00B91B2F"/>
    <w:rsid w:val="00B92305"/>
    <w:rsid w:val="00B94B78"/>
    <w:rsid w:val="00B95A64"/>
    <w:rsid w:val="00B96CFF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C48DD"/>
    <w:rsid w:val="00BC557E"/>
    <w:rsid w:val="00BD0A63"/>
    <w:rsid w:val="00BD3C2A"/>
    <w:rsid w:val="00BD620D"/>
    <w:rsid w:val="00BD6504"/>
    <w:rsid w:val="00BD6D5D"/>
    <w:rsid w:val="00BE0C73"/>
    <w:rsid w:val="00BE1766"/>
    <w:rsid w:val="00BE256E"/>
    <w:rsid w:val="00BE3243"/>
    <w:rsid w:val="00BE6332"/>
    <w:rsid w:val="00BF0665"/>
    <w:rsid w:val="00BF4338"/>
    <w:rsid w:val="00BF5A5E"/>
    <w:rsid w:val="00BF6370"/>
    <w:rsid w:val="00BF7DE6"/>
    <w:rsid w:val="00C012DB"/>
    <w:rsid w:val="00C14902"/>
    <w:rsid w:val="00C204ED"/>
    <w:rsid w:val="00C2070A"/>
    <w:rsid w:val="00C2321B"/>
    <w:rsid w:val="00C247A5"/>
    <w:rsid w:val="00C24DD0"/>
    <w:rsid w:val="00C26FDC"/>
    <w:rsid w:val="00C270E3"/>
    <w:rsid w:val="00C32068"/>
    <w:rsid w:val="00C323CF"/>
    <w:rsid w:val="00C34D99"/>
    <w:rsid w:val="00C34F40"/>
    <w:rsid w:val="00C3562E"/>
    <w:rsid w:val="00C36417"/>
    <w:rsid w:val="00C369D0"/>
    <w:rsid w:val="00C375BF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2F95"/>
    <w:rsid w:val="00C5331E"/>
    <w:rsid w:val="00C55265"/>
    <w:rsid w:val="00C56624"/>
    <w:rsid w:val="00C608A2"/>
    <w:rsid w:val="00C61A7A"/>
    <w:rsid w:val="00C62B33"/>
    <w:rsid w:val="00C62FA6"/>
    <w:rsid w:val="00C63B66"/>
    <w:rsid w:val="00C64125"/>
    <w:rsid w:val="00C64CA3"/>
    <w:rsid w:val="00C6575F"/>
    <w:rsid w:val="00C66AB2"/>
    <w:rsid w:val="00C66BD6"/>
    <w:rsid w:val="00C70360"/>
    <w:rsid w:val="00C70D62"/>
    <w:rsid w:val="00C710DD"/>
    <w:rsid w:val="00C7153C"/>
    <w:rsid w:val="00C759A6"/>
    <w:rsid w:val="00C75A91"/>
    <w:rsid w:val="00C76644"/>
    <w:rsid w:val="00C768F3"/>
    <w:rsid w:val="00C777BA"/>
    <w:rsid w:val="00C80924"/>
    <w:rsid w:val="00C831D2"/>
    <w:rsid w:val="00C846C2"/>
    <w:rsid w:val="00C85610"/>
    <w:rsid w:val="00C85902"/>
    <w:rsid w:val="00C863D4"/>
    <w:rsid w:val="00C86930"/>
    <w:rsid w:val="00C87296"/>
    <w:rsid w:val="00C87874"/>
    <w:rsid w:val="00CA1064"/>
    <w:rsid w:val="00CA3818"/>
    <w:rsid w:val="00CA4F22"/>
    <w:rsid w:val="00CA6301"/>
    <w:rsid w:val="00CB08E8"/>
    <w:rsid w:val="00CB17C2"/>
    <w:rsid w:val="00CB2607"/>
    <w:rsid w:val="00CB53A1"/>
    <w:rsid w:val="00CB5FA9"/>
    <w:rsid w:val="00CB689A"/>
    <w:rsid w:val="00CB7CFD"/>
    <w:rsid w:val="00CB7F48"/>
    <w:rsid w:val="00CC2C30"/>
    <w:rsid w:val="00CC39A5"/>
    <w:rsid w:val="00CC56E6"/>
    <w:rsid w:val="00CC63FA"/>
    <w:rsid w:val="00CC6913"/>
    <w:rsid w:val="00CD0AD1"/>
    <w:rsid w:val="00CD2245"/>
    <w:rsid w:val="00CD2374"/>
    <w:rsid w:val="00CD2766"/>
    <w:rsid w:val="00CD2D10"/>
    <w:rsid w:val="00CE08F2"/>
    <w:rsid w:val="00CE23E6"/>
    <w:rsid w:val="00CE6E99"/>
    <w:rsid w:val="00CE6FB8"/>
    <w:rsid w:val="00CF3373"/>
    <w:rsid w:val="00CF46EF"/>
    <w:rsid w:val="00CF69EF"/>
    <w:rsid w:val="00CF7533"/>
    <w:rsid w:val="00CF7967"/>
    <w:rsid w:val="00CF7F72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5E67"/>
    <w:rsid w:val="00D2668C"/>
    <w:rsid w:val="00D26750"/>
    <w:rsid w:val="00D31FEE"/>
    <w:rsid w:val="00D32D11"/>
    <w:rsid w:val="00D3385C"/>
    <w:rsid w:val="00D3463D"/>
    <w:rsid w:val="00D3549B"/>
    <w:rsid w:val="00D41BEF"/>
    <w:rsid w:val="00D44796"/>
    <w:rsid w:val="00D46F07"/>
    <w:rsid w:val="00D4783C"/>
    <w:rsid w:val="00D47AC0"/>
    <w:rsid w:val="00D53876"/>
    <w:rsid w:val="00D55E1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6B6E"/>
    <w:rsid w:val="00D879FA"/>
    <w:rsid w:val="00D92471"/>
    <w:rsid w:val="00D95174"/>
    <w:rsid w:val="00D95593"/>
    <w:rsid w:val="00D95E62"/>
    <w:rsid w:val="00D96FB9"/>
    <w:rsid w:val="00DA6DBA"/>
    <w:rsid w:val="00DB0597"/>
    <w:rsid w:val="00DB0FA4"/>
    <w:rsid w:val="00DB41F2"/>
    <w:rsid w:val="00DB4CB7"/>
    <w:rsid w:val="00DB5E79"/>
    <w:rsid w:val="00DB7109"/>
    <w:rsid w:val="00DB79CE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4388"/>
    <w:rsid w:val="00DE6165"/>
    <w:rsid w:val="00DE67FB"/>
    <w:rsid w:val="00DF077F"/>
    <w:rsid w:val="00DF58E7"/>
    <w:rsid w:val="00DF7CC5"/>
    <w:rsid w:val="00E00D9C"/>
    <w:rsid w:val="00E01AE5"/>
    <w:rsid w:val="00E02E11"/>
    <w:rsid w:val="00E0404F"/>
    <w:rsid w:val="00E048E2"/>
    <w:rsid w:val="00E065AA"/>
    <w:rsid w:val="00E06999"/>
    <w:rsid w:val="00E1075E"/>
    <w:rsid w:val="00E10B10"/>
    <w:rsid w:val="00E11B69"/>
    <w:rsid w:val="00E13E25"/>
    <w:rsid w:val="00E1608D"/>
    <w:rsid w:val="00E17350"/>
    <w:rsid w:val="00E2038D"/>
    <w:rsid w:val="00E2297C"/>
    <w:rsid w:val="00E22DF8"/>
    <w:rsid w:val="00E23F42"/>
    <w:rsid w:val="00E24BF5"/>
    <w:rsid w:val="00E25088"/>
    <w:rsid w:val="00E253F0"/>
    <w:rsid w:val="00E26AF1"/>
    <w:rsid w:val="00E26D9E"/>
    <w:rsid w:val="00E2734F"/>
    <w:rsid w:val="00E308A7"/>
    <w:rsid w:val="00E3213B"/>
    <w:rsid w:val="00E33AEC"/>
    <w:rsid w:val="00E3448A"/>
    <w:rsid w:val="00E34BA0"/>
    <w:rsid w:val="00E377AC"/>
    <w:rsid w:val="00E408E9"/>
    <w:rsid w:val="00E419B5"/>
    <w:rsid w:val="00E4222D"/>
    <w:rsid w:val="00E4322E"/>
    <w:rsid w:val="00E4360A"/>
    <w:rsid w:val="00E4662B"/>
    <w:rsid w:val="00E47243"/>
    <w:rsid w:val="00E47A70"/>
    <w:rsid w:val="00E52A18"/>
    <w:rsid w:val="00E53769"/>
    <w:rsid w:val="00E539B0"/>
    <w:rsid w:val="00E573AD"/>
    <w:rsid w:val="00E602FE"/>
    <w:rsid w:val="00E60378"/>
    <w:rsid w:val="00E625C2"/>
    <w:rsid w:val="00E62923"/>
    <w:rsid w:val="00E674CF"/>
    <w:rsid w:val="00E67975"/>
    <w:rsid w:val="00E70D33"/>
    <w:rsid w:val="00E7365C"/>
    <w:rsid w:val="00E73EBF"/>
    <w:rsid w:val="00E7591F"/>
    <w:rsid w:val="00E76B2C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9729A"/>
    <w:rsid w:val="00EA1CEF"/>
    <w:rsid w:val="00EA20CC"/>
    <w:rsid w:val="00EA5D27"/>
    <w:rsid w:val="00EA62E9"/>
    <w:rsid w:val="00EA7B5A"/>
    <w:rsid w:val="00EB00B3"/>
    <w:rsid w:val="00EB049D"/>
    <w:rsid w:val="00EB22C3"/>
    <w:rsid w:val="00EB336B"/>
    <w:rsid w:val="00EB38F1"/>
    <w:rsid w:val="00EB4B73"/>
    <w:rsid w:val="00EB4DE9"/>
    <w:rsid w:val="00EB55F2"/>
    <w:rsid w:val="00EB66E9"/>
    <w:rsid w:val="00EB7335"/>
    <w:rsid w:val="00EC0301"/>
    <w:rsid w:val="00EC07BB"/>
    <w:rsid w:val="00EC07C3"/>
    <w:rsid w:val="00EC0A44"/>
    <w:rsid w:val="00EC0B9C"/>
    <w:rsid w:val="00EC110A"/>
    <w:rsid w:val="00EC26C0"/>
    <w:rsid w:val="00EC29FA"/>
    <w:rsid w:val="00EC4354"/>
    <w:rsid w:val="00EC5A4B"/>
    <w:rsid w:val="00EC5BA7"/>
    <w:rsid w:val="00ED0ACF"/>
    <w:rsid w:val="00ED2A04"/>
    <w:rsid w:val="00ED37BD"/>
    <w:rsid w:val="00ED7C2E"/>
    <w:rsid w:val="00EE3FD0"/>
    <w:rsid w:val="00EE4C6D"/>
    <w:rsid w:val="00EE4C9C"/>
    <w:rsid w:val="00EF0CC6"/>
    <w:rsid w:val="00EF3622"/>
    <w:rsid w:val="00F010B0"/>
    <w:rsid w:val="00F02676"/>
    <w:rsid w:val="00F056A6"/>
    <w:rsid w:val="00F05DB8"/>
    <w:rsid w:val="00F05DD3"/>
    <w:rsid w:val="00F06A06"/>
    <w:rsid w:val="00F106C2"/>
    <w:rsid w:val="00F12620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1D6A"/>
    <w:rsid w:val="00F35E6C"/>
    <w:rsid w:val="00F3629A"/>
    <w:rsid w:val="00F41172"/>
    <w:rsid w:val="00F44A56"/>
    <w:rsid w:val="00F475BB"/>
    <w:rsid w:val="00F47AA7"/>
    <w:rsid w:val="00F509A7"/>
    <w:rsid w:val="00F51581"/>
    <w:rsid w:val="00F5280E"/>
    <w:rsid w:val="00F55B56"/>
    <w:rsid w:val="00F55C7F"/>
    <w:rsid w:val="00F60125"/>
    <w:rsid w:val="00F61EBE"/>
    <w:rsid w:val="00F62B2F"/>
    <w:rsid w:val="00F63857"/>
    <w:rsid w:val="00F64609"/>
    <w:rsid w:val="00F65E6A"/>
    <w:rsid w:val="00F673C6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95F42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5558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72C3A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E67975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E67975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8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4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0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89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7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1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7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7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9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4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1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2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1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2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4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8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5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0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3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2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6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5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0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4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6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7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3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6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8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9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6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4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7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3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9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0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8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9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settings" Target="settings.xml"/><Relationship Id="rId71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0E7027"/>
    <w:rsid w:val="00111E11"/>
    <w:rsid w:val="00233073"/>
    <w:rsid w:val="002D384E"/>
    <w:rsid w:val="00321381"/>
    <w:rsid w:val="00327D7F"/>
    <w:rsid w:val="00403845"/>
    <w:rsid w:val="0040755C"/>
    <w:rsid w:val="00471ABA"/>
    <w:rsid w:val="005D61F0"/>
    <w:rsid w:val="00604FFF"/>
    <w:rsid w:val="007E1452"/>
    <w:rsid w:val="00863324"/>
    <w:rsid w:val="00920137"/>
    <w:rsid w:val="009472EB"/>
    <w:rsid w:val="00961561"/>
    <w:rsid w:val="00962BCA"/>
    <w:rsid w:val="0097129A"/>
    <w:rsid w:val="00B257B7"/>
    <w:rsid w:val="00B51D95"/>
    <w:rsid w:val="00B66477"/>
    <w:rsid w:val="00CB2D3A"/>
    <w:rsid w:val="00D81D9C"/>
    <w:rsid w:val="00DE4388"/>
    <w:rsid w:val="00E5096E"/>
    <w:rsid w:val="00E97D6A"/>
    <w:rsid w:val="00EB4B73"/>
    <w:rsid w:val="00F05DB8"/>
    <w:rsid w:val="00F6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92013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9de93003-9804-4462-8232-765220a357a0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&quot;,&quot;citationItems&quot;:[{&quot;id&quot;:&quot;2bb20941-cfa8-3c84-9cbd-d8cc4aa5049b&quot;,&quot;itemData&quot;:{&quot;type&quot;:&quot;article&quot;,&quot;id&quot;:&quot;2bb20941-cfa8-3c84-9cbd-d8cc4aa5049b&quot;,&quot;title&quot;:&quot;Pip&quot;,&quot;accessed&quot;:{&quot;date-parts&quot;:[[2025,1,13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710dee2b-b869-47cb-8b6b-48a8d89567a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&quot;,&quot;citationItems&quot;:[{&quot;id&quot;:&quot;b791d9d8-310a-37c3-84e0-70ae68c35bc9&quot;,&quot;itemData&quot;:{&quot;type&quot;:&quot;article&quot;,&quot;id&quot;:&quot;b791d9d8-310a-37c3-84e0-70ae68c35bc9&quot;,&quot;title&quot;:&quot;Case Study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tree/main/CaseStudies&quot;,&quot;container-title-short&quot;:&quot;&quot;},&quot;isTemporary&quot;:false,&quot;suppress-author&quot;:false,&quot;composite&quot;:false,&quot;author-only&quot;:false}]},{&quot;citationID&quot;:&quot;MENDELEY_CITATION_488644fe-e65e-4fc8-ac86-35121609f846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&quot;,&quot;citationItems&quot;:[{&quot;id&quot;:&quot;63c8a270-478a-38d5-af92-43c353ce5cc7&quot;,&quot;itemData&quot;:{&quot;type&quot;:&quot;article&quot;,&quot;id&quot;:&quot;63c8a270-478a-38d5-af92-43c353ce5cc7&quot;,&quot;title&quot;:&quot;Modelowanie regresyjne ceny diament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regresyjne%20ceny%20diament%C3%B3w.ipynb&quot;,&quot;container-title-short&quot;:&quot;&quot;},&quot;isTemporary&quot;:false,&quot;suppress-author&quot;:false,&quot;composite&quot;:false,&quot;author-only&quot;:false}]},{&quot;citationID&quot;:&quot;MENDELEY_CITATION_1f1cadaf-fe2e-4448-a5ff-83346f4606fa&quot;,&quot;properties&quot;:{&quot;noteIndex&quot;:0},&quot;isEdited&quot;:false,&quot;manualOverride&quot;:{&quot;isManuallyOverridden&quot;:false,&quot;citeprocText&quot;:&quot;[18]&quot;,&quot;manualOverrideText&quot;:&quot;&quot;},&quot;citationTag&quot;:&quot;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,{&quot;citationID&quot;:&quot;MENDELEY_CITATION_c6408390-5283-43c4-a413-0266aa54709b&quot;,&quot;properties&quot;:{&quot;noteIndex&quot;:0},&quot;isEdited&quot;:false,&quot;manualOverride&quot;:{&quot;isManuallyOverridden&quot;:false,&quot;citeprocText&quot;:&quot;[19]&quot;,&quot;manualOverrideText&quot;:&quot;&quot;},&quot;citationTag&quot;:&quot;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&quot;,&quot;citationItems&quot;:[{&quot;id&quot;:&quot;9d16c437-4745-3966-859b-4b1bb2bd3e6a&quot;,&quot;itemData&quot;:{&quot;type&quot;:&quot;article&quot;,&quot;id&quot;:&quot;9d16c437-4745-3966-859b-4b1bb2bd3e6a&quot;,&quot;title&quot;:&quot;Modelowanie klasyfikacyjne gatunków pingwin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klasyfikacyjne%20gatunk%C3%B3w%20pingwin%C3%B3w.ipynb&quot;,&quot;container-title-short&quot;:&quot;&quot;},&quot;isTemporary&quot;:false,&quot;suppress-author&quot;:false,&quot;composite&quot;:false,&quot;author-only&quot;:false}]},{&quot;citationID&quot;:&quot;MENDELEY_CITATION_b50d0542-0d19-41d8-a076-1a8308dae632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&quot;,&quot;citationItems&quot;:[{&quot;id&quot;:&quot;41d6f928-bd0b-375a-b1ba-fd7e6f35dbcd&quot;,&quot;itemData&quot;:{&quot;type&quot;:&quot;article&quot;,&quot;id&quot;:&quot;41d6f928-bd0b-375a-b1ba-fd7e6f35dbcd&quot;,&quot;title&quot;:&quot;penguins_size&quot;,&quot;accessed&quot;:{&quot;date-parts&quot;:[[2025,1,12]]},&quot;URL&quot;:&quot;https://www.kaggle.com/datasets/parulpandey/palmer-archipelago-antarctica-penguin-data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Props1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753F76-9AEF-421D-B1EA-838F1A9E7D9F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692ade2a-f34a-415b-a005-a596550909dc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ebed57f9-8819-45bb-a9ab-8668b03beab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9173</Words>
  <Characters>55040</Characters>
  <Application>Microsoft Office Word</Application>
  <DocSecurity>0</DocSecurity>
  <Lines>458</Lines>
  <Paragraphs>128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64085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2025-01-13T17:30:00Z</dcterms:created>
  <dcterms:modified xsi:type="dcterms:W3CDTF">2025-01-13T17:30:00Z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