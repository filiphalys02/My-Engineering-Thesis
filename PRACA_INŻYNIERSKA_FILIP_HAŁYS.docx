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2B5791D1" w14:textId="49362039" w:rsidR="005673EE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6895190" w:history="1">
        <w:r w:rsidR="005673EE" w:rsidRPr="00213A36">
          <w:rPr>
            <w:rStyle w:val="Hipercze"/>
            <w:noProof/>
          </w:rPr>
          <w:t>1.</w:t>
        </w:r>
        <w:r w:rsidR="005673EE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5673EE" w:rsidRPr="00213A36">
          <w:rPr>
            <w:rStyle w:val="Hipercze"/>
            <w:noProof/>
          </w:rPr>
          <w:t>WSTĘP</w:t>
        </w:r>
        <w:r w:rsidR="005673EE">
          <w:rPr>
            <w:noProof/>
            <w:webHidden/>
          </w:rPr>
          <w:tab/>
        </w:r>
        <w:r w:rsidR="005673EE">
          <w:rPr>
            <w:noProof/>
            <w:webHidden/>
          </w:rPr>
          <w:fldChar w:fldCharType="begin"/>
        </w:r>
        <w:r w:rsidR="005673EE">
          <w:rPr>
            <w:noProof/>
            <w:webHidden/>
          </w:rPr>
          <w:instrText xml:space="preserve"> PAGEREF _Toc186895190 \h </w:instrText>
        </w:r>
        <w:r w:rsidR="005673EE">
          <w:rPr>
            <w:noProof/>
            <w:webHidden/>
          </w:rPr>
        </w:r>
        <w:r w:rsidR="005673EE">
          <w:rPr>
            <w:noProof/>
            <w:webHidden/>
          </w:rPr>
          <w:fldChar w:fldCharType="separate"/>
        </w:r>
        <w:r w:rsidR="005673EE">
          <w:rPr>
            <w:noProof/>
            <w:webHidden/>
          </w:rPr>
          <w:t>3</w:t>
        </w:r>
        <w:r w:rsidR="005673EE">
          <w:rPr>
            <w:noProof/>
            <w:webHidden/>
          </w:rPr>
          <w:fldChar w:fldCharType="end"/>
        </w:r>
      </w:hyperlink>
    </w:p>
    <w:p w14:paraId="5981CB47" w14:textId="65C48D6B" w:rsidR="005673EE" w:rsidRDefault="005673EE">
      <w:pPr>
        <w:pStyle w:val="Spistreci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1" w:history="1">
        <w:r w:rsidRPr="00213A36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604027" w14:textId="6E221EB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2" w:history="1">
        <w:r w:rsidRPr="00213A3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9FE71" w14:textId="1C68C1F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3" w:history="1">
        <w:r w:rsidRPr="00213A36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F332EF" w14:textId="5EDA800B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4" w:history="1">
        <w:r w:rsidRPr="00213A36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5B44C" w14:textId="2841A2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5" w:history="1">
        <w:r w:rsidRPr="00213A36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12874C" w14:textId="3F496044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6" w:history="1">
        <w:r w:rsidRPr="00213A36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D5796" w14:textId="67AC1C62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7" w:history="1">
        <w:r w:rsidRPr="00213A3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75DB53" w14:textId="2B8CB8DF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8" w:history="1">
        <w:r w:rsidRPr="00213A36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6BE415" w14:textId="1243E74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9" w:history="1">
        <w:r w:rsidRPr="00213A36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9C6CE" w14:textId="40CB8F8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0" w:history="1">
        <w:r w:rsidRPr="00213A3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CAA20" w14:textId="38C0393A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1" w:history="1">
        <w:r w:rsidRPr="00213A36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74691" w14:textId="3AC98B8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3" w:history="1">
        <w:r w:rsidRPr="00213A36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6B2AAD" w14:textId="35E4D0B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4" w:history="1">
        <w:r w:rsidRPr="00213A36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10E62" w14:textId="4180055C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5" w:history="1">
        <w:r w:rsidRPr="00213A36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A18FC8" w14:textId="6227A860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6" w:history="1">
        <w:r w:rsidRPr="00213A36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15BEC1" w14:textId="7D8C81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7" w:history="1">
        <w:r w:rsidRPr="00213A36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3B672" w14:textId="0F26F63A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8" w:history="1">
        <w:r w:rsidRPr="00213A3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BB266F" w14:textId="3CF526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9" w:history="1">
        <w:r w:rsidRPr="00213A3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BE1CE8" w14:textId="451149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10" w:history="1">
        <w:r w:rsidRPr="00213A3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2686E9" w14:textId="0867CD0C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6895190"/>
      <w:commentRangeStart w:id="1"/>
      <w:commentRangeStart w:id="2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bookmarkEnd w:id="0"/>
    </w:p>
    <w:p w14:paraId="673CE22A" w14:textId="1CD0E34B" w:rsidR="00557C2D" w:rsidRPr="00557C2D" w:rsidRDefault="00557C2D" w:rsidP="00557C2D">
      <w:pPr>
        <w:pStyle w:val="Nagwek1"/>
        <w:numPr>
          <w:ilvl w:val="1"/>
          <w:numId w:val="7"/>
        </w:numPr>
        <w:rPr>
          <w:rFonts w:ascii="Verdana" w:hAnsi="Verdana"/>
          <w:sz w:val="20"/>
          <w:szCs w:val="20"/>
        </w:rPr>
      </w:pPr>
      <w:bookmarkStart w:id="3" w:name="_Toc186895191"/>
      <w:r w:rsidRPr="00557C2D">
        <w:rPr>
          <w:rFonts w:ascii="Verdana" w:hAnsi="Verdana"/>
          <w:sz w:val="20"/>
          <w:szCs w:val="20"/>
        </w:rPr>
        <w:t>Cel</w:t>
      </w:r>
      <w:bookmarkEnd w:id="3"/>
    </w:p>
    <w:p w14:paraId="39D496A0" w14:textId="2ECE8BCB" w:rsidR="00325A64" w:rsidRPr="00C50900" w:rsidRDefault="00434D4B" w:rsidP="00674043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 xml:space="preserve">temat przewodni pakietu wybrano szeroko pojęty proces analizy danych oraz powiązany z nim proces modelowania regresyjnego </w:t>
      </w:r>
      <w:ins w:id="4" w:author="Filip Hałys" w:date="2024-11-16T13:38:00Z">
        <w:r w:rsidR="00FE6A37">
          <w:br/>
        </w:r>
      </w:ins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</w:p>
    <w:p w14:paraId="2D8AAEAC" w14:textId="72DD8EEA" w:rsidR="00EB38F1" w:rsidRPr="00674043" w:rsidRDefault="00674043" w:rsidP="005673EE">
      <w:pPr>
        <w:jc w:val="both"/>
      </w:pPr>
      <w:r>
        <w:t xml:space="preserve">Głównym czynnikiem wpływającym na wybór tego tematu była ciekawość, w jaki sposób przebiega proces tworzenia pakietu 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Dodatkowo</w:t>
      </w:r>
      <w:r w:rsidR="75B2F8C6">
        <w:t xml:space="preserve">, celem było także </w:t>
      </w:r>
      <w:r w:rsidR="19B5002D">
        <w:t>wykonanie funkcjonalnego pakietu z którego mogą korzystać osoby uczące się analizy danych,</w:t>
      </w:r>
      <w:r w:rsidR="65989DDA">
        <w:t xml:space="preserve"> modelowania regresyjnego lub klasyfikacyjnego oraz </w:t>
      </w:r>
      <w:r w:rsidR="65D66995">
        <w:t>eksploracji danych.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5" w:name="_Toc186895192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5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298735CB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6" w:name="_Toc186895193"/>
      <w:r>
        <w:t>Środowisko programistyczne</w:t>
      </w:r>
      <w:bookmarkEnd w:id="6"/>
    </w:p>
    <w:p w14:paraId="15DD8826" w14:textId="4187E0D8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7" w:name="_Toc186895194"/>
      <w:r w:rsidRPr="00834199">
        <w:t>Środowisko wirtualne</w:t>
      </w:r>
      <w:bookmarkEnd w:id="7"/>
    </w:p>
    <w:p w14:paraId="019E6E96" w14:textId="459F1E97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2EB27AFD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8" w:name="_Toc186895195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8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6A35D653" w:rsidR="006175C8" w:rsidRDefault="00753F46" w:rsidP="006175C8">
      <w:pPr>
        <w:jc w:val="both"/>
      </w:pPr>
      <w:r>
        <w:t xml:space="preserve">W pliku tym zadeklarowano nazwę pakietu (zgodną z nazwą folderu) oraz jego wersję (0.0.0). Wskazano również, iż zawartość pakietu jest kompatybilna </w:t>
      </w:r>
      <w:ins w:id="9" w:author="Filip Hałys" w:date="2024-11-16T13:38:00Z">
        <w:r>
          <w:br/>
        </w:r>
      </w:ins>
      <w:r>
        <w:t xml:space="preserve">z zawartością </w:t>
      </w:r>
      <w:r w:rsidR="00EB00B3">
        <w:t>utworzonego w kroku pierwszym folderu.</w:t>
      </w:r>
      <w:r w:rsidR="00A50FE0">
        <w:t xml:space="preserve"> Finalnie wywołano </w:t>
      </w:r>
      <w:r w:rsidR="006175C8">
        <w:t xml:space="preserve">polecenie: 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0" w:name="_Toc186895196"/>
      <w:r>
        <w:t>System kontroli wersji</w:t>
      </w:r>
      <w:bookmarkEnd w:id="10"/>
    </w:p>
    <w:p w14:paraId="3223E858" w14:textId="656915E6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1" w:name="_Toc186895197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1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2" w:name="_Toc186895198"/>
      <w:commentRangeStart w:id="13"/>
      <w:r>
        <w:t xml:space="preserve">STANDARDY TWORZENIA </w:t>
      </w:r>
      <w:r w:rsidR="00C44334">
        <w:t>POSZCZEGÓLNYCH PODMODUŁÓW</w:t>
      </w:r>
      <w:bookmarkEnd w:id="12"/>
      <w:commentRangeEnd w:id="13"/>
      <w:r w:rsidR="003A74C1">
        <w:rPr>
          <w:rStyle w:val="Odwoaniedokomentarza"/>
          <w:b w:val="0"/>
          <w:bCs w:val="0"/>
          <w:iCs w:val="0"/>
        </w:rPr>
        <w:commentReference w:id="13"/>
      </w:r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21976025" w:rsidR="0063257E" w:rsidRDefault="0063257E" w:rsidP="0063257E">
      <w:pPr>
        <w:jc w:val="both"/>
      </w:pPr>
      <w:r>
        <w:t xml:space="preserve">Ponadto, dodawano komentarze w najistotniejszych miejscach kodu bądź w miejscach, które mogą na pierwszy rzut oka nie jasne dla osoby tworzącej, rozwijającej metodę/klasę. </w:t>
      </w:r>
    </w:p>
    <w:p w14:paraId="68B0642D" w14:textId="26AA89C6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4" w:name="_Toc186895199"/>
      <w:r>
        <w:t>WYKORZYSTANE PAKIETY</w:t>
      </w:r>
      <w:bookmarkEnd w:id="14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70DCDB8F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7AEE247E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7383E55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27F9403B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501898B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5" w:name="_Toc186895200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5"/>
    </w:p>
    <w:p w14:paraId="4D7CE2B9" w14:textId="1F6BF15C" w:rsidR="004D089C" w:rsidRDefault="004D089C" w:rsidP="00365F36">
      <w:pPr>
        <w:pStyle w:val="Nagwek2"/>
      </w:pPr>
      <w:bookmarkStart w:id="16" w:name="_Toc186895201"/>
      <w:commentRangeStart w:id="17"/>
      <w:commentRangeStart w:id="18"/>
      <w:r>
        <w:t>PODMODUŁ</w:t>
      </w:r>
      <w:commentRangeEnd w:id="17"/>
      <w:r w:rsidR="00B4591C">
        <w:commentReference w:id="17"/>
      </w:r>
      <w:commentRangeEnd w:id="18"/>
      <w:r>
        <w:commentReference w:id="18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6"/>
    </w:p>
    <w:p w14:paraId="3001DF9D" w14:textId="003A70BE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>przechowywania metod obsługujących błędy 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30180758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ins w:id="19" w:author="Filip Hałys" w:date="2024-11-16T16:43:00Z">
        <w:r w:rsidR="0043525E">
          <w:br/>
        </w:r>
      </w:ins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0CCE114E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 xml:space="preserve">o innym typie niż integer (niezgodnym </w:t>
      </w:r>
      <w:ins w:id="20" w:author="Filip Hałys" w:date="2024-11-16T16:43:00Z">
        <w:r w:rsidR="0043525E">
          <w:rPr>
            <w:noProof/>
          </w:rPr>
          <w:br/>
        </w:r>
      </w:ins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6E4FA840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1" w:author="Filip Hałys" w:date="2024-11-16T16:28:00Z">
        <w:r w:rsidR="00E4662B" w:rsidRPr="00F02676">
          <w:rPr>
            <w:i/>
            <w:iCs/>
            <w:noProof/>
            <w:sz w:val="16"/>
            <w:szCs w:val="18"/>
          </w:rPr>
          <w:br/>
        </w:r>
      </w:ins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1685E4CA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 xml:space="preserve">, w którego skład wchodzą klucze i wartości. Klucze określają nazwę argumentu, wartości natomiast są dwuelementową listą, w skład której wchodzi oczekiwany typ (element listy o indeksie 0) i przekazany typ przez użytkownika (element listy o indeksie 1). </w:t>
      </w:r>
      <w:r w:rsidR="00E94A3F">
        <w:t xml:space="preserve">Zarówno klucz, jak i typy argumentów przekazane </w:t>
      </w:r>
      <w:ins w:id="22" w:author="Filip Hałys" w:date="2024-11-16T16:43:00Z">
        <w:r w:rsidR="0043525E">
          <w:br/>
        </w:r>
      </w:ins>
      <w:r w:rsidR="00E94A3F">
        <w:t xml:space="preserve">w liście są przekazywane jako tekst (string). </w:t>
      </w:r>
      <w:r w:rsidR="00D41BEF">
        <w:t xml:space="preserve">Funkcja ta wywoływana jest </w:t>
      </w:r>
      <w:ins w:id="23" w:author="Filip Hałys" w:date="2024-11-16T16:43:00Z">
        <w:r w:rsidR="0043525E">
          <w:br/>
        </w:r>
      </w:ins>
      <w:r w:rsidR="00D41BEF">
        <w:t>w konstruktorze klasy. Użytkownik podając nieodpowiedni typ</w:t>
      </w:r>
      <w:r w:rsidR="00111EC9">
        <w:t xml:space="preserve"> jednego </w:t>
      </w:r>
      <w:ins w:id="24" w:author="Filip Hałys" w:date="2024-11-16T16:43:00Z">
        <w:r w:rsidR="0043525E">
          <w:br/>
        </w:r>
      </w:ins>
      <w:r w:rsidR="00111EC9">
        <w:t>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5" w:name="_Toc182675402"/>
      <w:bookmarkStart w:id="26" w:name="_Toc182675444"/>
      <w:bookmarkStart w:id="27" w:name="_Toc182675533"/>
      <w:bookmarkStart w:id="28" w:name="_Toc182675550"/>
      <w:bookmarkStart w:id="29" w:name="_Toc182677500"/>
      <w:bookmarkStart w:id="30" w:name="_Toc182759930"/>
      <w:bookmarkStart w:id="31" w:name="_Toc182858990"/>
      <w:bookmarkStart w:id="32" w:name="_Toc185675771"/>
      <w:bookmarkStart w:id="33" w:name="_Toc186895202"/>
      <w:bookmarkStart w:id="34" w:name="_Toc18689520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34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lastRenderedPageBreak/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2E883133" w:rsidR="00153AE5" w:rsidRPr="00AB4274" w:rsidRDefault="002D5076" w:rsidP="00106D94">
      <w:pPr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C6" w:rsidRPr="00F673C6">
        <w:rPr>
          <w:i/>
          <w:iCs/>
          <w:noProof/>
          <w:sz w:val="16"/>
          <w:szCs w:val="18"/>
        </w:rPr>
        <w:t xml:space="preserve"> </w:t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AB2EA49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5" w:author="Monika Chuchro" w:date="2024-12-27T11:55:00Z">
        <w:r w:rsidR="439A5F02">
          <w:t xml:space="preserve"> </w:t>
        </w:r>
      </w:ins>
      <w:ins w:id="36" w:author="Monika Chuchro" w:date="2024-12-27T11:54:00Z">
        <w:r w:rsidR="439A5F02">
          <w:t xml:space="preserve">NAME, TYPE, </w:t>
        </w:r>
        <w:proofErr w:type="spellStart"/>
        <w:r w:rsidR="439A5F02">
          <w:t>NaN</w:t>
        </w:r>
        <w:proofErr w:type="spellEnd"/>
        <w:r w:rsidR="439A5F02">
          <w:t>,...</w:t>
        </w:r>
      </w:ins>
      <w:del w:id="37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8"/>
      <w:commentRangeStart w:id="39"/>
      <w:r>
        <w:t xml:space="preserve">NAME </w:t>
      </w:r>
      <w:commentRangeEnd w:id="38"/>
      <w:r>
        <w:commentReference w:id="38"/>
      </w:r>
      <w:commentRangeEnd w:id="39"/>
      <w:r w:rsidR="00136127">
        <w:rPr>
          <w:rStyle w:val="Odwoaniedokomentarza"/>
        </w:rPr>
        <w:commentReference w:id="39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1943838D" w:rsidR="00240411" w:rsidRDefault="00F673C6" w:rsidP="00240411">
      <w:pPr>
        <w:numPr>
          <w:ilvl w:val="0"/>
          <w:numId w:val="15"/>
        </w:numPr>
        <w:jc w:val="both"/>
      </w:pPr>
      <w:r>
        <w:t>MIS</w:t>
      </w:r>
      <w:commentRangeStart w:id="40"/>
      <w:commentRangeStart w:id="41"/>
      <w:r w:rsidR="00240411">
        <w:t xml:space="preserve"> </w:t>
      </w:r>
      <w:commentRangeEnd w:id="40"/>
      <w:r w:rsidR="00240411">
        <w:commentReference w:id="40"/>
      </w:r>
      <w:commentRangeEnd w:id="41"/>
      <w:r w:rsidR="001955A4">
        <w:rPr>
          <w:rStyle w:val="Odwoaniedokomentarza"/>
        </w:rPr>
        <w:commentReference w:id="41"/>
      </w:r>
      <w:r w:rsidR="00240411">
        <w:t xml:space="preserve">– ilości brakujących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lastRenderedPageBreak/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210DA42E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35356ED1" w:rsidR="00C63B66" w:rsidRPr="00AB4274" w:rsidRDefault="00D3549B" w:rsidP="00C63B66">
      <w:pPr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D1" w:rsidRPr="005649D1">
        <w:rPr>
          <w:i/>
          <w:iCs/>
          <w:noProof/>
          <w:sz w:val="16"/>
          <w:szCs w:val="18"/>
        </w:rPr>
        <w:t xml:space="preserve"> </w:t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4726591C" w14:textId="5CE52BCE" w:rsidR="008F1F39" w:rsidRDefault="006D680B" w:rsidP="00C63B66">
      <w:pPr>
        <w:jc w:val="center"/>
        <w:rPr>
          <w:noProof/>
        </w:rPr>
      </w:pPr>
      <w:r w:rsidRPr="006D680B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0B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716306A6" w:rsidR="00EB66E9" w:rsidRDefault="00027652" w:rsidP="00B612BB">
      <w:pPr>
        <w:numPr>
          <w:ilvl w:val="0"/>
          <w:numId w:val="16"/>
        </w:numPr>
        <w:jc w:val="both"/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2E511B0" w:rsidR="00EB66E9" w:rsidRDefault="00E00D9C" w:rsidP="00EB66E9">
      <w:pPr>
        <w:jc w:val="both"/>
      </w:pPr>
      <w:r>
        <w:t xml:space="preserve">W przypadku przedstawienia rozkładu kategorii na Rys. </w:t>
      </w:r>
      <w:r w:rsidR="006D680B">
        <w:t>4.15</w:t>
      </w:r>
      <w:r>
        <w:t>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lastRenderedPageBreak/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4A81596E" w:rsidR="00445506" w:rsidRDefault="00027652" w:rsidP="00F44A56">
      <w:pPr>
        <w:numPr>
          <w:ilvl w:val="0"/>
          <w:numId w:val="18"/>
        </w:numPr>
        <w:jc w:val="both"/>
      </w:pPr>
      <w:r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4DAE017B">
            <wp:extent cx="4235450" cy="282756"/>
            <wp:effectExtent l="0" t="0" r="0" b="317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37" cy="2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70B57F80" w:rsidR="00E625C2" w:rsidRPr="001110DD" w:rsidRDefault="003F066B" w:rsidP="00E625C2">
      <w:pPr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33D08170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15D1B5E0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49FDDC1">
            <wp:extent cx="4197350" cy="270611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9" cy="2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3EF84971" w:rsidR="000B70E5" w:rsidRPr="001110DD" w:rsidRDefault="009011C2" w:rsidP="000B70E5">
      <w:pPr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06A198C7" w:rsidR="00837822" w:rsidRDefault="003C3680" w:rsidP="00837822">
      <w:pPr>
        <w:numPr>
          <w:ilvl w:val="0"/>
          <w:numId w:val="19"/>
        </w:numPr>
      </w:pPr>
      <w:r>
        <w:t>MIS</w:t>
      </w:r>
      <w:r w:rsidR="006F1195"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06B1AD63" w:rsidR="00FE4524" w:rsidRDefault="00FE4524" w:rsidP="00837822">
      <w:pPr>
        <w:numPr>
          <w:ilvl w:val="0"/>
          <w:numId w:val="19"/>
        </w:numPr>
      </w:pPr>
      <w:r>
        <w:t xml:space="preserve">MED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765AFBD8" w:rsidR="00985761" w:rsidRPr="001110DD" w:rsidRDefault="00DB79CE" w:rsidP="00985761">
      <w:pPr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lastRenderedPageBreak/>
        <w:drawing>
          <wp:inline distT="0" distB="0" distL="0" distR="0" wp14:anchorId="1B7C7FE3" wp14:editId="09F0C488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42" w:name="_Toc186895204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42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3CEC1F79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lastRenderedPageBreak/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59E0FFA1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lastRenderedPageBreak/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2A356AD1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 xml:space="preserve">, pozbycie się zbyt dużej skośności </w:t>
      </w:r>
      <w:r w:rsidR="00F3629A">
        <w:lastRenderedPageBreak/>
        <w:t>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commentRangeStart w:id="43"/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>
        <w:rPr>
          <w:rStyle w:val="Odwoaniedokomentarza"/>
        </w:rPr>
        <w:commentReference w:id="43"/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</w:t>
      </w:r>
      <w:r w:rsidR="00D657CF">
        <w:lastRenderedPageBreak/>
        <w:t xml:space="preserve">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6017AA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lastRenderedPageBreak/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</w:t>
      </w:r>
      <w:proofErr w:type="spellStart"/>
      <w:r w:rsidR="00830002">
        <w:t>przedstawioni</w:t>
      </w:r>
      <w:proofErr w:type="spellEnd"/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1001D92D" w:rsidR="00EA5D27" w:rsidRDefault="006B601F" w:rsidP="001F3875">
      <w:pPr>
        <w:jc w:val="both"/>
      </w:pPr>
      <w:r>
        <w:lastRenderedPageBreak/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5A40D0D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44" w:name="_Toc186895205"/>
      <w:r>
        <w:lastRenderedPageBreak/>
        <w:t>PODMODUŁ „</w:t>
      </w:r>
      <w:proofErr w:type="spellStart"/>
      <w:r>
        <w:t>preprocessing</w:t>
      </w:r>
      <w:proofErr w:type="spellEnd"/>
      <w:r>
        <w:t>”</w:t>
      </w:r>
      <w:bookmarkEnd w:id="44"/>
      <w:r w:rsidR="00881EF9">
        <w:t xml:space="preserve"> </w:t>
      </w:r>
    </w:p>
    <w:p w14:paraId="271152E6" w14:textId="59F7E29C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>Proces ten 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27CA2755" w14:textId="1A985ADF" w:rsidR="00570714" w:rsidRDefault="00570714" w:rsidP="00171DCC">
      <w:pPr>
        <w:jc w:val="both"/>
      </w:pPr>
      <w:r>
        <w:t>Obie funkcje przyjmują dokładnie</w:t>
      </w:r>
      <w:r w:rsidR="002539E3">
        <w:t xml:space="preserve"> te same argumenty: </w:t>
      </w:r>
    </w:p>
    <w:p w14:paraId="5975AE44" w14:textId="698A575C" w:rsidR="002539E3" w:rsidRPr="00A46544" w:rsidRDefault="00753F46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df</w:t>
      </w:r>
      <w:proofErr w:type="spellEnd"/>
      <w:r w:rsidR="00A46544">
        <w:t xml:space="preserve"> – badana ramka danych z pakietu </w:t>
      </w:r>
      <w:proofErr w:type="spellStart"/>
      <w:r>
        <w:rPr>
          <w:i/>
          <w:iCs/>
        </w:rPr>
        <w:t>pandas</w:t>
      </w:r>
      <w:proofErr w:type="spellEnd"/>
      <w:r w:rsidR="120C46C0" w:rsidRPr="78F864EF">
        <w:rPr>
          <w:i/>
          <w:iCs/>
        </w:rPr>
        <w:t>,</w:t>
      </w:r>
      <w:del w:id="45" w:author="Monika Chuchro" w:date="2024-12-27T12:07:00Z">
        <w:r w:rsidR="00A46544">
          <w:rPr>
            <w:i/>
            <w:iCs/>
          </w:rPr>
          <w:delText xml:space="preserve"> </w:delText>
        </w:r>
      </w:del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77393E62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handle_numeric_NaN</w:t>
      </w:r>
      <w:proofErr w:type="spellEnd"/>
    </w:p>
    <w:p w14:paraId="314480EE" w14:textId="0CEAA4D0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4048F8CB" w:rsidR="00B23531" w:rsidRPr="0088277C" w:rsidRDefault="00EB7335" w:rsidP="00B23531">
      <w:pPr>
        <w:jc w:val="center"/>
        <w:rPr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6095BF30" wp14:editId="055A45D2">
            <wp:extent cx="4254500" cy="908050"/>
            <wp:effectExtent l="0" t="0" r="0" b="0"/>
            <wp:docPr id="3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handle_numeric_NaN</w:t>
      </w:r>
    </w:p>
    <w:p w14:paraId="23F77491" w14:textId="77777777" w:rsidR="00881EF9" w:rsidRDefault="00881EF9" w:rsidP="00881EF9"/>
    <w:p w14:paraId="361BA69D" w14:textId="5D778B9A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z 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1872528D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FF60D3" w:rsidRPr="0088277C">
        <w:rPr>
          <w:i/>
          <w:iCs/>
          <w:noProof/>
          <w:sz w:val="16"/>
          <w:szCs w:val="18"/>
        </w:rPr>
        <w:t>numeric</w:t>
      </w:r>
      <w:r w:rsidR="0055299D" w:rsidRPr="0088277C">
        <w:rPr>
          <w:i/>
          <w:iCs/>
          <w:noProof/>
          <w:sz w:val="16"/>
          <w:szCs w:val="18"/>
        </w:rPr>
        <w:t>_NaN</w:t>
      </w:r>
    </w:p>
    <w:p w14:paraId="13B4FA98" w14:textId="1F167F6C" w:rsidR="001C2673" w:rsidRDefault="001C2673" w:rsidP="009918EA">
      <w:pPr>
        <w:jc w:val="both"/>
      </w:pPr>
    </w:p>
    <w:p w14:paraId="05B75155" w14:textId="6F952A50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handle_category_NaN</w:t>
      </w:r>
      <w:proofErr w:type="spellEnd"/>
    </w:p>
    <w:p w14:paraId="2C0B707D" w14:textId="384A1DD2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handle_numeric_NaN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428AD5F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613632CC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handle_category_NaN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</w:t>
      </w:r>
      <w:r w:rsidR="00A56497">
        <w:lastRenderedPageBreak/>
        <w:t>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7F84C694" w:rsidR="006A7EC9" w:rsidRPr="005E57FE" w:rsidRDefault="00EB7335" w:rsidP="006A7EC9">
      <w:pPr>
        <w:jc w:val="center"/>
        <w:rPr>
          <w:i/>
          <w:iCs/>
          <w:noProof/>
          <w:sz w:val="16"/>
          <w:szCs w:val="18"/>
        </w:rPr>
      </w:pPr>
      <w:r w:rsidRPr="005E57FE">
        <w:rPr>
          <w:noProof/>
          <w:sz w:val="16"/>
          <w:szCs w:val="18"/>
        </w:rPr>
        <w:drawing>
          <wp:inline distT="0" distB="0" distL="0" distR="0" wp14:anchorId="21475575" wp14:editId="30E8A749">
            <wp:extent cx="4540250" cy="863600"/>
            <wp:effectExtent l="0" t="0" r="0" b="0"/>
            <wp:docPr id="4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handle_category_NaN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6EF70661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handle_category_NaN</w:t>
      </w:r>
    </w:p>
    <w:p w14:paraId="292D3889" w14:textId="77777777" w:rsidR="00D60EA5" w:rsidRDefault="00D60EA5" w:rsidP="00881EF9"/>
    <w:p w14:paraId="4838C87B" w14:textId="0B84253C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 xml:space="preserve">handle_category_NaN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1 </w:t>
      </w:r>
      <w:r w:rsidR="002C6B3F">
        <w:rPr>
          <w:noProof/>
        </w:rPr>
        <w:br/>
        <w:t>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6" w:name="_Toc186895206"/>
      <w:r>
        <w:t>PODMODUŁ „</w:t>
      </w:r>
      <w:proofErr w:type="spellStart"/>
      <w:r>
        <w:t>regression</w:t>
      </w:r>
      <w:proofErr w:type="spellEnd"/>
      <w:r>
        <w:t>”</w:t>
      </w:r>
      <w:bookmarkEnd w:id="46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2655E19A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6FB08DCD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 xml:space="preserve">uczenie modelu za pomocą </w:t>
      </w:r>
      <w:r w:rsidR="00E90BED">
        <w:br/>
      </w:r>
      <w:r w:rsidR="00AE479C">
        <w:t>k-1 części danych oraz jego ocena</w:t>
      </w:r>
      <w:r w:rsidR="00C61A7A">
        <w:t xml:space="preserve">/przetestowanie za pomocą 1, pozostałej części </w:t>
      </w:r>
      <w:r w:rsidR="00C61A7A">
        <w:lastRenderedPageBreak/>
        <w:t xml:space="preserve">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69B37F59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 xml:space="preserve">Utworzenie instancji tej klasy wiąże się </w:t>
      </w:r>
      <w:r w:rsidR="00E90BED">
        <w:br/>
      </w:r>
      <w:r w:rsidR="001D7C69">
        <w:t>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>ten cel, 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0C1F8275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 xml:space="preserve">stworzenie instancji klasy </w:t>
      </w:r>
      <w:r w:rsidR="00E90BED">
        <w:br/>
      </w:r>
      <w:r w:rsidR="006D409D">
        <w:t>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67DB8041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</w:t>
      </w:r>
      <w:r w:rsidR="00E90BED">
        <w:br/>
      </w:r>
      <w:r w:rsidR="00CC63FA">
        <w:t>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lastRenderedPageBreak/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2D6B3BC3" w:rsidR="008738F4" w:rsidRDefault="008738F4" w:rsidP="008738F4">
      <w:pPr>
        <w:jc w:val="both"/>
      </w:pPr>
      <w:r>
        <w:t xml:space="preserve">Wywołanie tychże parametrów instancji, ma na celu bliższe zapoznanie się </w:t>
      </w:r>
      <w:r>
        <w:br/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lastRenderedPageBreak/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lastRenderedPageBreak/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lastRenderedPageBreak/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lastRenderedPageBreak/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391D95">
      <w:pPr>
        <w:jc w:val="both"/>
        <w:rPr>
          <w:lang w:val="en-US"/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lastRenderedPageBreak/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7" w:name="_Toc186895207"/>
      <w:r>
        <w:t>PODMODUŁ „</w:t>
      </w:r>
      <w:proofErr w:type="spellStart"/>
      <w:r>
        <w:t>classification</w:t>
      </w:r>
      <w:proofErr w:type="spellEnd"/>
      <w:r>
        <w:t>”</w:t>
      </w:r>
      <w:bookmarkEnd w:id="47"/>
    </w:p>
    <w:p w14:paraId="728C6C60" w14:textId="4279E7E8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>określonych cech. Podobnie jak regresja, klasyfikacja jest rodzajem 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298090F1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>i testowy</w:t>
      </w:r>
      <w:r w:rsidR="53AD04E9">
        <w:t>.</w:t>
      </w:r>
    </w:p>
    <w:p w14:paraId="18F101F4" w14:textId="37344613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 xml:space="preserve">oraz utworzenie instancji klasy </w:t>
      </w:r>
      <w:r w:rsidR="005B2B2D">
        <w:lastRenderedPageBreak/>
        <w:t>dla ziarna równego 123, metody podziału danych na zbiór treningowy (</w:t>
      </w:r>
      <w:r w:rsidR="00AA106F">
        <w:t>75% rekordów</w:t>
      </w:r>
      <w:r w:rsidR="005B2B2D">
        <w:t>)</w:t>
      </w:r>
      <w:r w:rsidR="00AA106F">
        <w:t xml:space="preserve"> i testowy (25% rekordów).</w:t>
      </w:r>
    </w:p>
    <w:p w14:paraId="3E3CABC1" w14:textId="197C3E81" w:rsidR="00A070B7" w:rsidRDefault="00EB7335" w:rsidP="00A070B7">
      <w:pPr>
        <w:jc w:val="center"/>
      </w:pPr>
      <w:r>
        <w:rPr>
          <w:noProof/>
        </w:rPr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 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8" w:name="_Toc186895208"/>
      <w:commentRangeStart w:id="49"/>
      <w:commentRangeStart w:id="50"/>
      <w:commentRangeStart w:id="51"/>
      <w:r w:rsidRPr="00290351">
        <w:rPr>
          <w:rFonts w:ascii="Verdana" w:hAnsi="Verdana"/>
          <w:sz w:val="28"/>
          <w:szCs w:val="28"/>
        </w:rPr>
        <w:t>PRZYKŁADY UŻYCIA</w:t>
      </w:r>
      <w:commentRangeEnd w:id="49"/>
      <w:r w:rsidR="007E27E4">
        <w:commentReference w:id="49"/>
      </w:r>
      <w:commentRangeEnd w:id="50"/>
      <w:r>
        <w:commentReference w:id="50"/>
      </w:r>
      <w:bookmarkEnd w:id="48"/>
      <w:commentRangeEnd w:id="51"/>
      <w:r w:rsidR="004F4460">
        <w:rPr>
          <w:rStyle w:val="Odwoaniedokomentarza"/>
          <w:rFonts w:ascii="Verdana" w:hAnsi="Verdana"/>
          <w:b w:val="0"/>
          <w:bCs w:val="0"/>
          <w:kern w:val="0"/>
        </w:rPr>
        <w:commentReference w:id="51"/>
      </w:r>
    </w:p>
    <w:p w14:paraId="2EF66854" w14:textId="02D130A1" w:rsidR="00290351" w:rsidRPr="002A4860" w:rsidRDefault="002A4860" w:rsidP="00676C4B">
      <w:pPr>
        <w:jc w:val="both"/>
        <w:rPr>
          <w:szCs w:val="20"/>
        </w:rPr>
      </w:pPr>
      <w:r>
        <w:rPr>
          <w:szCs w:val="20"/>
        </w:rPr>
        <w:t>W tej sekcji skupiono się na przedstawieniu XXXXX przykładów (</w:t>
      </w:r>
      <w:proofErr w:type="spellStart"/>
      <w:r>
        <w:rPr>
          <w:szCs w:val="20"/>
        </w:rPr>
        <w:t>case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stud</w:t>
      </w:r>
      <w:r w:rsidR="0000434A">
        <w:rPr>
          <w:szCs w:val="20"/>
        </w:rPr>
        <w:t>ies</w:t>
      </w:r>
      <w:proofErr w:type="spellEnd"/>
      <w:r>
        <w:rPr>
          <w:szCs w:val="20"/>
        </w:rPr>
        <w:t xml:space="preserve">) wykorzystania pakietu i wchodzących </w:t>
      </w:r>
      <w:r w:rsidR="00676C4B">
        <w:rPr>
          <w:szCs w:val="20"/>
        </w:rPr>
        <w:t xml:space="preserve">w jego skład metod i klas w procesach analizy danych i </w:t>
      </w:r>
      <w:r w:rsidR="00045D82">
        <w:rPr>
          <w:szCs w:val="20"/>
        </w:rPr>
        <w:t xml:space="preserve">uczenia maszynowego. </w:t>
      </w:r>
    </w:p>
    <w:p w14:paraId="0E38FF66" w14:textId="2BF85005" w:rsidR="00290351" w:rsidRDefault="00045D82" w:rsidP="00045D82">
      <w:pPr>
        <w:pStyle w:val="Nagwek2"/>
      </w:pPr>
      <w:r>
        <w:t xml:space="preserve">Modelowanie regresyjne </w:t>
      </w:r>
      <w:r w:rsidR="002A5EEA">
        <w:t>ceny diamentów</w:t>
      </w:r>
    </w:p>
    <w:p w14:paraId="2AA2D618" w14:textId="77777777" w:rsidR="00C85902" w:rsidRDefault="00AB4EFB" w:rsidP="00C85902">
      <w:pPr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sdt>
        <w:sdtPr>
          <w:rPr>
            <w:color w:val="000000"/>
          </w:rPr>
          <w:tag w:val="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[16]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r w:rsidR="008440B5">
        <w:t>.</w:t>
      </w:r>
      <w:proofErr w:type="spellEnd"/>
    </w:p>
    <w:p w14:paraId="6E99D58F" w14:textId="77777777" w:rsidR="00AE0130" w:rsidRDefault="005D12C4" w:rsidP="00C85902">
      <w:pPr>
        <w:jc w:val="both"/>
        <w:rPr>
          <w:szCs w:val="20"/>
        </w:rPr>
      </w:pPr>
      <w:r>
        <w:rPr>
          <w:szCs w:val="20"/>
        </w:rPr>
        <w:t xml:space="preserve">Na początku </w:t>
      </w:r>
      <w:r w:rsidR="004B2A90">
        <w:rPr>
          <w:szCs w:val="20"/>
        </w:rPr>
        <w:t xml:space="preserve">zaimportowano niezbędne biblioteki do przeprowadzenia analizy i modelowania (w tym odpowiednie podmodułu pakietu </w:t>
      </w:r>
      <w:proofErr w:type="spellStart"/>
      <w:r w:rsidR="004B2A90" w:rsidRPr="004B2A90">
        <w:rPr>
          <w:i/>
          <w:iCs/>
          <w:szCs w:val="20"/>
        </w:rPr>
        <w:t>datamining</w:t>
      </w:r>
      <w:proofErr w:type="spellEnd"/>
      <w:r w:rsidR="004B2A90">
        <w:rPr>
          <w:szCs w:val="20"/>
        </w:rPr>
        <w:t xml:space="preserve">) oraz </w:t>
      </w:r>
      <w:r>
        <w:rPr>
          <w:szCs w:val="20"/>
        </w:rPr>
        <w:t xml:space="preserve">wczytano dane do </w:t>
      </w:r>
      <w:r w:rsidR="0094791E">
        <w:rPr>
          <w:szCs w:val="20"/>
        </w:rPr>
        <w:t>projektu. Następnie w celu zapozna</w:t>
      </w:r>
      <w:r w:rsidR="00C75A91">
        <w:rPr>
          <w:szCs w:val="20"/>
        </w:rPr>
        <w:t xml:space="preserve">nia się danymi </w:t>
      </w:r>
      <w:proofErr w:type="spellStart"/>
      <w:r w:rsidR="00C75A91" w:rsidRPr="00C75A91">
        <w:rPr>
          <w:i/>
          <w:iCs/>
          <w:szCs w:val="20"/>
        </w:rPr>
        <w:t>Diamonds</w:t>
      </w:r>
      <w:proofErr w:type="spellEnd"/>
      <w:r w:rsidR="00C75A91">
        <w:rPr>
          <w:szCs w:val="20"/>
        </w:rPr>
        <w:t xml:space="preserve"> wyświetlono podstawowe statystyki zmiennych numerycznych i </w:t>
      </w:r>
      <w:r w:rsidR="00597137">
        <w:rPr>
          <w:szCs w:val="20"/>
        </w:rPr>
        <w:t xml:space="preserve">kategorycznych wykorzystując metody </w:t>
      </w:r>
      <w:proofErr w:type="spellStart"/>
      <w:r w:rsidR="00597137" w:rsidRPr="00597137">
        <w:rPr>
          <w:i/>
          <w:iCs/>
          <w:szCs w:val="20"/>
        </w:rPr>
        <w:t>check_numeric_data</w:t>
      </w:r>
      <w:proofErr w:type="spellEnd"/>
      <w:r w:rsidR="00597137">
        <w:rPr>
          <w:szCs w:val="20"/>
        </w:rPr>
        <w:t xml:space="preserve"> i </w:t>
      </w:r>
      <w:proofErr w:type="spellStart"/>
      <w:r w:rsidR="00597137" w:rsidRPr="00597137">
        <w:rPr>
          <w:i/>
          <w:iCs/>
          <w:szCs w:val="20"/>
        </w:rPr>
        <w:t>check_category_data</w:t>
      </w:r>
      <w:proofErr w:type="spellEnd"/>
      <w:r w:rsidR="00597137">
        <w:rPr>
          <w:szCs w:val="20"/>
        </w:rPr>
        <w:t xml:space="preserve"> z podmodułu </w:t>
      </w:r>
      <w:proofErr w:type="spellStart"/>
      <w:r w:rsidR="00597137" w:rsidRPr="00597137">
        <w:rPr>
          <w:i/>
          <w:iCs/>
          <w:szCs w:val="20"/>
        </w:rPr>
        <w:t>check</w:t>
      </w:r>
      <w:proofErr w:type="spellEnd"/>
      <w:r w:rsidR="00597137">
        <w:rPr>
          <w:szCs w:val="20"/>
        </w:rPr>
        <w:t xml:space="preserve">. </w:t>
      </w:r>
    </w:p>
    <w:p w14:paraId="176E0D97" w14:textId="77777777" w:rsidR="00AE0130" w:rsidRDefault="007728A1" w:rsidP="00C85902">
      <w:pPr>
        <w:jc w:val="both"/>
        <w:rPr>
          <w:szCs w:val="20"/>
        </w:rPr>
      </w:pPr>
      <w:r>
        <w:rPr>
          <w:szCs w:val="20"/>
        </w:rP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  <w:szCs w:val="20"/>
        </w:rPr>
        <w:t>one_hot_encoding</w:t>
      </w:r>
      <w:proofErr w:type="spellEnd"/>
      <w:r w:rsidR="00603FE7">
        <w:rPr>
          <w:szCs w:val="20"/>
        </w:rPr>
        <w:t xml:space="preserve"> z podmodułu </w:t>
      </w:r>
      <w:proofErr w:type="spellStart"/>
      <w:r w:rsidR="00E53769" w:rsidRPr="00E53769">
        <w:rPr>
          <w:i/>
          <w:iCs/>
          <w:szCs w:val="20"/>
        </w:rPr>
        <w:t>transformations</w:t>
      </w:r>
      <w:proofErr w:type="spellEnd"/>
      <w:r w:rsidR="00E53769">
        <w:rPr>
          <w:szCs w:val="20"/>
        </w:rPr>
        <w:t xml:space="preserve">. </w:t>
      </w:r>
      <w:r w:rsidR="00CB7CFD">
        <w:rPr>
          <w:szCs w:val="20"/>
        </w:rPr>
        <w:t xml:space="preserve">Rekordy należące do danej kategorii nadano wartość 1 w nowo utworzonej kolumnie, natomiast dla rekordów nie przynależących do </w:t>
      </w:r>
      <w:r w:rsidR="0032013A">
        <w:rPr>
          <w:szCs w:val="20"/>
        </w:rPr>
        <w:t xml:space="preserve">danej kategorii przypisano wartość 0. </w:t>
      </w:r>
    </w:p>
    <w:p w14:paraId="10C22EA9" w14:textId="77777777" w:rsidR="00115928" w:rsidRDefault="00AE0130" w:rsidP="00C85902">
      <w:pPr>
        <w:jc w:val="both"/>
        <w:rPr>
          <w:szCs w:val="20"/>
        </w:rPr>
      </w:pPr>
      <w:r>
        <w:rPr>
          <w:szCs w:val="20"/>
        </w:rP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  <w:szCs w:val="20"/>
        </w:rPr>
        <w:t>transformations</w:t>
      </w:r>
      <w:proofErr w:type="spellEnd"/>
      <w:r w:rsidR="00B92305">
        <w:rPr>
          <w:i/>
          <w:iCs/>
          <w:szCs w:val="20"/>
        </w:rPr>
        <w:t xml:space="preserve"> </w:t>
      </w:r>
      <w:r w:rsidR="00B92305">
        <w:rPr>
          <w:szCs w:val="20"/>
        </w:rPr>
        <w:t xml:space="preserve">– metodę </w:t>
      </w:r>
      <w:proofErr w:type="spellStart"/>
      <w:r w:rsidR="00B92305" w:rsidRPr="00B92305">
        <w:rPr>
          <w:i/>
          <w:iCs/>
          <w:szCs w:val="20"/>
        </w:rPr>
        <w:t>standarization</w:t>
      </w:r>
      <w:proofErr w:type="spellEnd"/>
      <w:r w:rsidR="00B92305">
        <w:rPr>
          <w:szCs w:val="20"/>
        </w:rPr>
        <w:t xml:space="preserve">. Dzięki niej ustandaryzowano dane </w:t>
      </w:r>
      <w:r w:rsidR="00A73EBC">
        <w:rPr>
          <w:szCs w:val="20"/>
        </w:rPr>
        <w:t xml:space="preserve">w kolumnach: </w:t>
      </w:r>
      <w:r w:rsidR="00A73EBC" w:rsidRPr="00A73EBC">
        <w:rPr>
          <w:i/>
          <w:iCs/>
          <w:szCs w:val="20"/>
        </w:rPr>
        <w:t>carat</w:t>
      </w:r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depth</w:t>
      </w:r>
      <w:proofErr w:type="spellEnd"/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table</w:t>
      </w:r>
      <w:proofErr w:type="spellEnd"/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x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y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z</w:t>
      </w:r>
      <w:r w:rsidR="007D196E">
        <w:rPr>
          <w:szCs w:val="20"/>
        </w:rPr>
        <w:t xml:space="preserve">. </w:t>
      </w:r>
    </w:p>
    <w:p w14:paraId="62C060D9" w14:textId="77777777" w:rsidR="007D7F0B" w:rsidRDefault="00115928" w:rsidP="00C85902">
      <w:pPr>
        <w:jc w:val="both"/>
        <w:rPr>
          <w:szCs w:val="20"/>
        </w:rPr>
      </w:pPr>
      <w:r>
        <w:rPr>
          <w:szCs w:val="20"/>
        </w:rPr>
        <w:t xml:space="preserve">Następnie wykluczono z danych te pola, dla których wartość </w:t>
      </w:r>
      <w:r w:rsidR="00DB0FA4">
        <w:rPr>
          <w:szCs w:val="20"/>
        </w:rPr>
        <w:t xml:space="preserve">bezwzględna </w:t>
      </w:r>
      <w:r>
        <w:rPr>
          <w:szCs w:val="20"/>
        </w:rPr>
        <w:t xml:space="preserve">korelacji </w:t>
      </w:r>
      <w:r w:rsidR="00DB0FA4">
        <w:rPr>
          <w:szCs w:val="20"/>
        </w:rPr>
        <w:t xml:space="preserve">ze zmienną </w:t>
      </w:r>
      <w:r w:rsidR="00194AC5">
        <w:rPr>
          <w:szCs w:val="20"/>
        </w:rPr>
        <w:t xml:space="preserve">zależną </w:t>
      </w:r>
      <w:r w:rsidR="00DB0FA4">
        <w:rPr>
          <w:szCs w:val="20"/>
        </w:rPr>
        <w:t>nie przekroczył</w:t>
      </w:r>
      <w:r w:rsidR="00194AC5">
        <w:rPr>
          <w:szCs w:val="20"/>
        </w:rPr>
        <w:t xml:space="preserve">a wartości 0.5. W tym celu </w:t>
      </w:r>
      <w:r w:rsidR="004A768F">
        <w:rPr>
          <w:szCs w:val="20"/>
        </w:rPr>
        <w:t>u</w:t>
      </w:r>
      <w:r w:rsidR="00194AC5">
        <w:rPr>
          <w:szCs w:val="20"/>
        </w:rPr>
        <w:t>tworzono macierz korelacji</w:t>
      </w:r>
      <w:r w:rsidR="00A73EBC">
        <w:rPr>
          <w:szCs w:val="20"/>
        </w:rPr>
        <w:t>.</w:t>
      </w:r>
    </w:p>
    <w:p w14:paraId="2F38A644" w14:textId="77777777" w:rsidR="00796816" w:rsidRDefault="007D7F0B" w:rsidP="00C85902">
      <w:pPr>
        <w:jc w:val="both"/>
        <w:rPr>
          <w:szCs w:val="20"/>
        </w:rPr>
      </w:pPr>
      <w:r>
        <w:rPr>
          <w:szCs w:val="20"/>
        </w:rPr>
        <w:t xml:space="preserve">Na podstawie </w:t>
      </w:r>
      <w:r w:rsidR="00A83A57">
        <w:rPr>
          <w:szCs w:val="20"/>
        </w:rPr>
        <w:t xml:space="preserve">wybranych </w:t>
      </w:r>
      <w:r>
        <w:rPr>
          <w:szCs w:val="20"/>
        </w:rPr>
        <w:t xml:space="preserve">pól, </w:t>
      </w:r>
      <w:r w:rsidR="00A83A57">
        <w:rPr>
          <w:szCs w:val="20"/>
        </w:rPr>
        <w:t xml:space="preserve">utworzono instancję klasy </w:t>
      </w:r>
      <w:proofErr w:type="spellStart"/>
      <w:r w:rsidR="00A83A57" w:rsidRPr="00A83A57">
        <w:rPr>
          <w:i/>
          <w:iCs/>
          <w:szCs w:val="20"/>
        </w:rPr>
        <w:t>BestMultipleLinearRegression</w:t>
      </w:r>
      <w:proofErr w:type="spellEnd"/>
      <w:r w:rsidR="00963A7A">
        <w:rPr>
          <w:szCs w:val="20"/>
        </w:rPr>
        <w:t>,</w:t>
      </w:r>
      <w:r w:rsidR="00133657">
        <w:rPr>
          <w:szCs w:val="20"/>
        </w:rPr>
        <w:t xml:space="preserve"> </w:t>
      </w:r>
      <w:r w:rsidR="00963A7A">
        <w:rPr>
          <w:szCs w:val="20"/>
        </w:rPr>
        <w:t xml:space="preserve">w celu zbudowania możliwie jak najbardziej wydajnego modelu wielorakiej regresji liniowej. Do konstruktora klasy przekazano </w:t>
      </w:r>
      <w:r w:rsidR="00940044">
        <w:rPr>
          <w:szCs w:val="20"/>
        </w:rPr>
        <w:t xml:space="preserve">5 parametrów; </w:t>
      </w:r>
      <w:proofErr w:type="spellStart"/>
      <w:r w:rsidR="00940044" w:rsidRPr="00940044">
        <w:rPr>
          <w:i/>
          <w:iCs/>
          <w:szCs w:val="20"/>
        </w:rPr>
        <w:t>df</w:t>
      </w:r>
      <w:proofErr w:type="spellEnd"/>
      <w:r w:rsidR="00940044">
        <w:rPr>
          <w:szCs w:val="20"/>
        </w:rPr>
        <w:t xml:space="preserve"> – </w:t>
      </w:r>
      <w:r w:rsidR="0001613E">
        <w:rPr>
          <w:szCs w:val="20"/>
        </w:rPr>
        <w:t xml:space="preserve">ramkę danych </w:t>
      </w:r>
      <w:proofErr w:type="spellStart"/>
      <w:r w:rsidR="0001613E" w:rsidRPr="0001613E">
        <w:rPr>
          <w:i/>
          <w:iCs/>
          <w:szCs w:val="20"/>
        </w:rPr>
        <w:t>Diamonds</w:t>
      </w:r>
      <w:proofErr w:type="spellEnd"/>
      <w:r w:rsidR="00940044">
        <w:rPr>
          <w:szCs w:val="20"/>
        </w:rPr>
        <w:t xml:space="preserve"> </w:t>
      </w:r>
      <w:r w:rsidR="0001613E">
        <w:rPr>
          <w:szCs w:val="20"/>
        </w:rPr>
        <w:t xml:space="preserve">przygotowaną do modelowania w poprzednich krokach, </w:t>
      </w:r>
      <w:proofErr w:type="spellStart"/>
      <w:r w:rsidR="0001613E" w:rsidRPr="0001613E">
        <w:rPr>
          <w:i/>
          <w:iCs/>
          <w:szCs w:val="20"/>
        </w:rPr>
        <w:t>response</w:t>
      </w:r>
      <w:proofErr w:type="spellEnd"/>
      <w:r w:rsidR="0001613E">
        <w:rPr>
          <w:szCs w:val="20"/>
        </w:rPr>
        <w:t xml:space="preserve"> – nazwę kolumny </w:t>
      </w:r>
      <w:proofErr w:type="spellStart"/>
      <w:r w:rsidR="0001613E" w:rsidRPr="0001613E">
        <w:rPr>
          <w:i/>
          <w:iCs/>
          <w:szCs w:val="20"/>
        </w:rPr>
        <w:t>price</w:t>
      </w:r>
      <w:proofErr w:type="spellEnd"/>
      <w:r w:rsidR="0001613E">
        <w:rPr>
          <w:szCs w:val="20"/>
        </w:rPr>
        <w:t xml:space="preserve"> (zmienną </w:t>
      </w:r>
      <w:r w:rsidR="002D1044">
        <w:rPr>
          <w:szCs w:val="20"/>
        </w:rPr>
        <w:t>zależną</w:t>
      </w:r>
      <w:r w:rsidR="0001613E">
        <w:rPr>
          <w:szCs w:val="20"/>
        </w:rPr>
        <w:t>)</w:t>
      </w:r>
      <w:r w:rsidR="002D1044">
        <w:rPr>
          <w:szCs w:val="20"/>
        </w:rPr>
        <w:t xml:space="preserve">, </w:t>
      </w:r>
      <w:proofErr w:type="spellStart"/>
      <w:r w:rsidR="002D1044" w:rsidRPr="002C3592">
        <w:rPr>
          <w:i/>
          <w:iCs/>
          <w:szCs w:val="20"/>
        </w:rPr>
        <w:t>set_seed</w:t>
      </w:r>
      <w:proofErr w:type="spellEnd"/>
      <w:r w:rsidR="002D1044">
        <w:rPr>
          <w:szCs w:val="20"/>
        </w:rPr>
        <w:t xml:space="preserve"> – ziarno </w:t>
      </w:r>
      <w:r w:rsidR="002C3592">
        <w:rPr>
          <w:szCs w:val="20"/>
        </w:rPr>
        <w:t xml:space="preserve">ustawiono na sztywną wartość 17, </w:t>
      </w:r>
      <w:proofErr w:type="spellStart"/>
      <w:r w:rsidR="002C3592" w:rsidRPr="002C3592">
        <w:rPr>
          <w:i/>
          <w:iCs/>
          <w:szCs w:val="20"/>
        </w:rPr>
        <w:t>divide_method</w:t>
      </w:r>
      <w:proofErr w:type="spellEnd"/>
      <w:r w:rsidR="002D1044">
        <w:rPr>
          <w:szCs w:val="20"/>
        </w:rPr>
        <w:t xml:space="preserve"> </w:t>
      </w:r>
      <w:r w:rsidR="003B6EF0">
        <w:rPr>
          <w:szCs w:val="20"/>
        </w:rPr>
        <w:t>–</w:t>
      </w:r>
      <w:r w:rsidR="002C3592">
        <w:rPr>
          <w:szCs w:val="20"/>
        </w:rPr>
        <w:t xml:space="preserve"> </w:t>
      </w:r>
      <w:proofErr w:type="spellStart"/>
      <w:r w:rsidR="003B6EF0">
        <w:rPr>
          <w:szCs w:val="20"/>
        </w:rPr>
        <w:t>kroswalidację</w:t>
      </w:r>
      <w:proofErr w:type="spellEnd"/>
      <w:r w:rsidR="003B6EF0">
        <w:rPr>
          <w:szCs w:val="20"/>
        </w:rPr>
        <w:t xml:space="preserve">, </w:t>
      </w:r>
      <w:r w:rsidR="003B6EF0" w:rsidRPr="003B6EF0">
        <w:rPr>
          <w:i/>
          <w:iCs/>
          <w:szCs w:val="20"/>
        </w:rPr>
        <w:t>k</w:t>
      </w:r>
      <w:r w:rsidR="003B6EF0">
        <w:rPr>
          <w:szCs w:val="20"/>
        </w:rPr>
        <w:t xml:space="preserve"> – pięć przedziałów. </w:t>
      </w:r>
      <w:r w:rsidR="00AD0BA2">
        <w:rPr>
          <w:szCs w:val="20"/>
        </w:rPr>
        <w:t xml:space="preserve">Model regresji, który charakteryzował się najwyższą wartością </w:t>
      </w:r>
      <w:r w:rsidR="004E7DC3">
        <w:rPr>
          <w:szCs w:val="20"/>
        </w:rPr>
        <w:t>parametru R-</w:t>
      </w:r>
      <w:proofErr w:type="spellStart"/>
      <w:r w:rsidR="004E7DC3">
        <w:rPr>
          <w:szCs w:val="20"/>
        </w:rPr>
        <w:t>squared</w:t>
      </w:r>
      <w:proofErr w:type="spellEnd"/>
      <w:r w:rsidR="004E7DC3">
        <w:rPr>
          <w:szCs w:val="20"/>
        </w:rPr>
        <w:t xml:space="preserve"> okazał się być modelem opartym na dwóch </w:t>
      </w:r>
      <w:r w:rsidR="00547D5F">
        <w:rPr>
          <w:szCs w:val="20"/>
        </w:rPr>
        <w:t xml:space="preserve">zmiennych zależnych; XXXX oraz XXXX. </w:t>
      </w:r>
      <w:r w:rsidR="007329F4">
        <w:rPr>
          <w:szCs w:val="20"/>
        </w:rPr>
        <w:t xml:space="preserve">Z utworzonego modelu </w:t>
      </w:r>
      <w:r w:rsidR="00D76CBA">
        <w:rPr>
          <w:szCs w:val="20"/>
        </w:rPr>
        <w:t xml:space="preserve">odczytano kilka istotnych parametrów/cech opisujących </w:t>
      </w:r>
      <w:r w:rsidR="00796816">
        <w:rPr>
          <w:szCs w:val="20"/>
        </w:rPr>
        <w:t>go;</w:t>
      </w:r>
    </w:p>
    <w:p w14:paraId="5A960CE0" w14:textId="52F80E0C" w:rsidR="00796816" w:rsidRPr="00796816" w:rsidRDefault="00796816" w:rsidP="00796816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Wzór funkcji regresyjnej: </w:t>
      </w:r>
      <w:r w:rsidR="0026677F">
        <w:rPr>
          <w:szCs w:val="20"/>
        </w:rPr>
        <w:t>,</w:t>
      </w:r>
    </w:p>
    <w:p w14:paraId="2F4539D7" w14:textId="591A748C" w:rsidR="00796816" w:rsidRPr="00796816" w:rsidRDefault="00796816" w:rsidP="00796816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>Wartość parametru R-</w:t>
      </w:r>
      <w:proofErr w:type="spellStart"/>
      <w:r>
        <w:rPr>
          <w:szCs w:val="20"/>
        </w:rPr>
        <w:t>squared</w:t>
      </w:r>
      <w:proofErr w:type="spellEnd"/>
      <w:r>
        <w:rPr>
          <w:szCs w:val="20"/>
        </w:rPr>
        <w:t>:</w:t>
      </w:r>
      <w:r w:rsidR="0026677F">
        <w:rPr>
          <w:szCs w:val="20"/>
        </w:rPr>
        <w:t xml:space="preserve"> ,</w:t>
      </w:r>
    </w:p>
    <w:p w14:paraId="7649E43C" w14:textId="254D65DD" w:rsidR="0026677F" w:rsidRPr="0026677F" w:rsidRDefault="00863F9E" w:rsidP="0026677F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Wartości parametrów </w:t>
      </w:r>
      <w:r w:rsidR="0026677F">
        <w:rPr>
          <w:szCs w:val="20"/>
        </w:rPr>
        <w:t>M</w:t>
      </w:r>
      <w:r>
        <w:rPr>
          <w:szCs w:val="20"/>
        </w:rPr>
        <w:t>SE</w:t>
      </w:r>
      <w:r w:rsidR="0026677F">
        <w:rPr>
          <w:szCs w:val="20"/>
        </w:rPr>
        <w:t>, RMSE, RSS, MAPE</w:t>
      </w:r>
    </w:p>
    <w:p w14:paraId="4611CFC0" w14:textId="4F53F836" w:rsidR="00C85902" w:rsidRDefault="0026677F" w:rsidP="0026677F">
      <w:pPr>
        <w:jc w:val="both"/>
        <w:rPr>
          <w:szCs w:val="20"/>
        </w:rPr>
      </w:pPr>
      <w:r>
        <w:rPr>
          <w:szCs w:val="20"/>
        </w:rPr>
        <w:t xml:space="preserve">Finalnie wyświetlono wykres funkcji regresyjnej </w:t>
      </w:r>
      <w:r w:rsidR="00E9729A">
        <w:rPr>
          <w:szCs w:val="20"/>
        </w:rPr>
        <w:t xml:space="preserve">wykorzystując metodę </w:t>
      </w:r>
      <w:proofErr w:type="spellStart"/>
      <w:r w:rsidR="00E9729A" w:rsidRPr="00E9729A">
        <w:rPr>
          <w:i/>
          <w:iCs/>
          <w:szCs w:val="20"/>
        </w:rPr>
        <w:t>plot_model</w:t>
      </w:r>
      <w:proofErr w:type="spellEnd"/>
      <w:r w:rsidR="00E9729A">
        <w:rPr>
          <w:szCs w:val="20"/>
        </w:rPr>
        <w:t xml:space="preserve"> (metoda wewnątrz klasy </w:t>
      </w:r>
      <w:proofErr w:type="spellStart"/>
      <w:r w:rsidR="00E9729A" w:rsidRPr="00A83A57">
        <w:rPr>
          <w:i/>
          <w:iCs/>
          <w:szCs w:val="20"/>
        </w:rPr>
        <w:t>BestMultipleLinearRegression</w:t>
      </w:r>
      <w:proofErr w:type="spellEnd"/>
      <w:r w:rsidR="00E9729A">
        <w:rPr>
          <w:szCs w:val="20"/>
        </w:rPr>
        <w:t>)</w:t>
      </w:r>
      <w:r w:rsidRPr="0026677F">
        <w:rPr>
          <w:szCs w:val="20"/>
        </w:rPr>
        <w:t>.</w:t>
      </w:r>
      <w:r w:rsidR="00A83A57" w:rsidRPr="0026677F">
        <w:rPr>
          <w:szCs w:val="20"/>
        </w:rPr>
        <w:t xml:space="preserve"> </w:t>
      </w:r>
      <w:r w:rsidR="00E9729A">
        <w:rPr>
          <w:szCs w:val="20"/>
        </w:rPr>
        <w:t xml:space="preserve">Poniżej na Rys. 5.1 wyświetlono </w:t>
      </w:r>
      <w:r w:rsidR="008E5331">
        <w:rPr>
          <w:szCs w:val="20"/>
        </w:rPr>
        <w:t>wynik działania tej metody:</w:t>
      </w:r>
    </w:p>
    <w:p w14:paraId="5FDE38A3" w14:textId="77777777" w:rsidR="008E5331" w:rsidRPr="0026677F" w:rsidRDefault="008E5331" w:rsidP="0026677F">
      <w:pPr>
        <w:jc w:val="both"/>
      </w:pPr>
    </w:p>
    <w:p w14:paraId="23F938A5" w14:textId="65BE7297" w:rsidR="0026677F" w:rsidRPr="00C85902" w:rsidRDefault="0026677F" w:rsidP="0026677F">
      <w:pPr>
        <w:jc w:val="both"/>
        <w:sectPr w:rsidR="0026677F" w:rsidRPr="00C8590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1D9A305" w14:textId="0BBD21FA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52" w:name="_Toc18689520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52"/>
    </w:p>
    <w:p w14:paraId="66A2DDB1" w14:textId="77777777" w:rsidR="00290351" w:rsidRDefault="00290351" w:rsidP="00290351"/>
    <w:p w14:paraId="352D1895" w14:textId="77777777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3" w:name="_Toc186895210"/>
      <w:r w:rsidR="001E4CA8">
        <w:rPr>
          <w:rFonts w:ascii="Verdana" w:hAnsi="Verdana"/>
          <w:sz w:val="28"/>
          <w:szCs w:val="28"/>
        </w:rPr>
        <w:t>BIBLIOGRAFIA</w:t>
      </w:r>
      <w:bookmarkEnd w:id="53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50B94286" w14:textId="77777777" w:rsidR="007A6E74" w:rsidRDefault="007A6E74">
          <w:pPr>
            <w:autoSpaceDE w:val="0"/>
            <w:autoSpaceDN w:val="0"/>
            <w:ind w:hanging="640"/>
            <w:divId w:val="710687809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6E39E54B" w14:textId="77777777" w:rsidR="007A6E74" w:rsidRDefault="007A6E74">
          <w:pPr>
            <w:autoSpaceDE w:val="0"/>
            <w:autoSpaceDN w:val="0"/>
            <w:ind w:hanging="640"/>
            <w:divId w:val="247889888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3E1E6D8D" w14:textId="77777777" w:rsidR="007A6E74" w:rsidRDefault="007A6E74">
          <w:pPr>
            <w:autoSpaceDE w:val="0"/>
            <w:autoSpaceDN w:val="0"/>
            <w:ind w:hanging="640"/>
            <w:divId w:val="1754082863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305D8514" w14:textId="77777777" w:rsidR="007A6E74" w:rsidRDefault="007A6E74">
          <w:pPr>
            <w:autoSpaceDE w:val="0"/>
            <w:autoSpaceDN w:val="0"/>
            <w:ind w:hanging="640"/>
            <w:divId w:val="683871014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0EC7155A" w14:textId="77777777" w:rsidR="007A6E74" w:rsidRDefault="007A6E74">
          <w:pPr>
            <w:autoSpaceDE w:val="0"/>
            <w:autoSpaceDN w:val="0"/>
            <w:ind w:hanging="640"/>
            <w:divId w:val="415592999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068AE34F" w14:textId="77777777" w:rsidR="007A6E74" w:rsidRDefault="007A6E74">
          <w:pPr>
            <w:autoSpaceDE w:val="0"/>
            <w:autoSpaceDN w:val="0"/>
            <w:ind w:hanging="640"/>
            <w:divId w:val="1224678328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193EF75D" w14:textId="77777777" w:rsidR="007A6E74" w:rsidRDefault="007A6E74">
          <w:pPr>
            <w:autoSpaceDE w:val="0"/>
            <w:autoSpaceDN w:val="0"/>
            <w:ind w:hanging="640"/>
            <w:divId w:val="979119618"/>
          </w:pPr>
          <w:r w:rsidRPr="007A6E74">
            <w:rPr>
              <w:lang w:val="en-US"/>
            </w:rPr>
            <w:t>[7]</w:t>
          </w:r>
          <w:r w:rsidRPr="007A6E74">
            <w:rPr>
              <w:lang w:val="en-US"/>
            </w:rPr>
            <w:tab/>
            <w:t xml:space="preserve">„Scikit-learn”. </w:t>
          </w:r>
          <w:proofErr w:type="spellStart"/>
          <w:r w:rsidRPr="007A6E74">
            <w:rPr>
              <w:lang w:val="en-US"/>
            </w:rPr>
            <w:t>Dostęp</w:t>
          </w:r>
          <w:proofErr w:type="spellEnd"/>
          <w:r w:rsidRPr="007A6E74">
            <w:rPr>
              <w:lang w:val="en-US"/>
            </w:rPr>
            <w:t xml:space="preserve">: 4 </w:t>
          </w:r>
          <w:proofErr w:type="spellStart"/>
          <w:r w:rsidRPr="007A6E74">
            <w:rPr>
              <w:lang w:val="en-US"/>
            </w:rPr>
            <w:t>styczeń</w:t>
          </w:r>
          <w:proofErr w:type="spellEnd"/>
          <w:r w:rsidRPr="007A6E74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1FA45DF7" w14:textId="77777777" w:rsidR="007A6E74" w:rsidRDefault="007A6E74">
          <w:pPr>
            <w:autoSpaceDE w:val="0"/>
            <w:autoSpaceDN w:val="0"/>
            <w:ind w:hanging="640"/>
            <w:divId w:val="1296445854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7FB58287" w14:textId="77777777" w:rsidR="007A6E74" w:rsidRDefault="007A6E74">
          <w:pPr>
            <w:autoSpaceDE w:val="0"/>
            <w:autoSpaceDN w:val="0"/>
            <w:ind w:hanging="640"/>
            <w:divId w:val="545725403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715D5EEA" w14:textId="77777777" w:rsidR="007A6E74" w:rsidRDefault="007A6E74">
          <w:pPr>
            <w:autoSpaceDE w:val="0"/>
            <w:autoSpaceDN w:val="0"/>
            <w:ind w:hanging="640"/>
            <w:divId w:val="1942446923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260F2A2D" w14:textId="77777777" w:rsidR="007A6E74" w:rsidRDefault="007A6E74">
          <w:pPr>
            <w:autoSpaceDE w:val="0"/>
            <w:autoSpaceDN w:val="0"/>
            <w:ind w:hanging="640"/>
            <w:divId w:val="183514630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D1BADE" w14:textId="77777777" w:rsidR="007A6E74" w:rsidRDefault="007A6E74">
          <w:pPr>
            <w:autoSpaceDE w:val="0"/>
            <w:autoSpaceDN w:val="0"/>
            <w:ind w:hanging="640"/>
            <w:divId w:val="1167596482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3EFAAB2B" w14:textId="77777777" w:rsidR="007A6E74" w:rsidRDefault="007A6E74">
          <w:pPr>
            <w:autoSpaceDE w:val="0"/>
            <w:autoSpaceDN w:val="0"/>
            <w:ind w:hanging="640"/>
            <w:divId w:val="202902295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31856644" w14:textId="77777777" w:rsidR="007A6E74" w:rsidRDefault="007A6E74">
          <w:pPr>
            <w:autoSpaceDE w:val="0"/>
            <w:autoSpaceDN w:val="0"/>
            <w:ind w:hanging="640"/>
            <w:divId w:val="259066739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65B109C8" w14:textId="77777777" w:rsidR="007A6E74" w:rsidRDefault="007A6E74">
          <w:pPr>
            <w:autoSpaceDE w:val="0"/>
            <w:autoSpaceDN w:val="0"/>
            <w:ind w:hanging="640"/>
            <w:divId w:val="129421230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53D117A5" w14:textId="77777777" w:rsidR="007A6E74" w:rsidRDefault="007A6E74">
          <w:pPr>
            <w:autoSpaceDE w:val="0"/>
            <w:autoSpaceDN w:val="0"/>
            <w:ind w:hanging="640"/>
            <w:divId w:val="989673416"/>
          </w:pPr>
          <w:r>
            <w:t>[16]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2AF299AE" w14:textId="0B598DE1" w:rsidR="00583DA5" w:rsidRPr="00583DA5" w:rsidRDefault="007A6E74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500E3FE9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13" w:author="Filip Hałys" w:date="2025-01-08T15:13:00Z" w:initials="FH">
    <w:p w14:paraId="5E01762D" w14:textId="77777777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7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8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8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9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40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41" w:author="Filip Hałys" w:date="2025-01-09T20:36:00Z" w:initials="FH">
    <w:p w14:paraId="31D70BE8" w14:textId="77777777" w:rsidR="001955A4" w:rsidRDefault="001955A4" w:rsidP="001955A4">
      <w:pPr>
        <w:pStyle w:val="Tekstkomentarza"/>
      </w:pPr>
      <w:r>
        <w:rPr>
          <w:rStyle w:val="Odwoaniedokomentarza"/>
        </w:rPr>
        <w:annotationRef/>
      </w:r>
      <w:r>
        <w:t>Zmieniłem na MIS - missing data</w:t>
      </w:r>
    </w:p>
  </w:comment>
  <w:comment w:id="43" w:author="Filip Hałys" w:date="2025-01-08T15:43:00Z" w:initials="FH">
    <w:p w14:paraId="243316CA" w14:textId="2FD9E18D" w:rsidR="00910D4E" w:rsidRDefault="00910D4E" w:rsidP="00910D4E">
      <w:pPr>
        <w:pStyle w:val="Tekstkomentarza"/>
      </w:pPr>
      <w:r>
        <w:rPr>
          <w:rStyle w:val="Odwoaniedokomentarza"/>
        </w:rPr>
        <w:annotationRef/>
      </w:r>
      <w:r>
        <w:t>Tutaj tez zmieniłem KOX NA COX</w:t>
      </w:r>
    </w:p>
  </w:comment>
  <w:comment w:id="49" w:author="Filip Hałys" w:date="2024-11-20T20:04:00Z" w:initials="FH">
    <w:p w14:paraId="010109CA" w14:textId="4F6CA96D" w:rsidR="007E27E4" w:rsidRDefault="007E27E4" w:rsidP="007E27E4">
      <w:pPr>
        <w:pStyle w:val="Tekstkomentarza"/>
      </w:pPr>
      <w:r>
        <w:rPr>
          <w:rStyle w:val="Odwoaniedokomentarza"/>
        </w:rPr>
        <w:annotationRef/>
      </w:r>
      <w:r>
        <w:t xml:space="preserve">Tutaj wrzucę 2,3,4 prostych case study z rozwiązaniem jakiegoś prostego problemu używając pakietu. </w:t>
      </w:r>
    </w:p>
    <w:p w14:paraId="1775CB8F" w14:textId="77777777" w:rsidR="007E27E4" w:rsidRDefault="007E27E4" w:rsidP="007E27E4">
      <w:pPr>
        <w:pStyle w:val="Tekstkomentarza"/>
      </w:pPr>
      <w:r>
        <w:t>NP. które cechy kamieni szlachetnych wpływają najbardziej na ich wagę? Użyję metody check_numeric_data, czegoś z preprocessingu, standaryzacji danych i zbuduję prosty model regresji liniowej do przewidywania danych.</w:t>
      </w:r>
    </w:p>
  </w:comment>
  <w:comment w:id="50" w:author="Monika Chuchro" w:date="2024-12-27T12:15:00Z" w:initials="MC">
    <w:p w14:paraId="5F5A5192" w14:textId="0C7B9A5F" w:rsidR="00823C21" w:rsidRDefault="005D3D3B">
      <w:r>
        <w:annotationRef/>
      </w:r>
      <w:r w:rsidRPr="316AAF7A">
        <w:t>może Pan wykorzystać zbiór diamenty i np. pokazać analizę i modelowanie ceny lub innej zmiennej jakościowej. I drugi przykład z błędami. Ale więcej nie, bo Pana praca jest bardzo obszerna.</w:t>
      </w:r>
    </w:p>
    <w:p w14:paraId="7658F22B" w14:textId="11CCB40C" w:rsidR="00823C21" w:rsidRDefault="00823C21"/>
  </w:comment>
  <w:comment w:id="51" w:author="Filip Hałys" w:date="2025-01-08T16:02:00Z" w:initials="FH">
    <w:p w14:paraId="53294441" w14:textId="77777777" w:rsidR="004F4460" w:rsidRDefault="004F4460" w:rsidP="004F4460">
      <w:pPr>
        <w:pStyle w:val="Tekstkomentarza"/>
      </w:pPr>
      <w:r>
        <w:rPr>
          <w:rStyle w:val="Odwoaniedokomentarza"/>
        </w:rPr>
        <w:annotationRef/>
      </w:r>
      <w:r>
        <w:t xml:space="preserve">A może diamenty (regresja i modelowanie ceny)+ jakaś klasyfikacja pingwinów/irysów?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31D70BE8" w15:paraIdParent="1201F110" w15:done="0"/>
  <w15:commentEx w15:paraId="243316CA" w15:done="0"/>
  <w15:commentEx w15:paraId="1775CB8F" w15:done="0"/>
  <w15:commentEx w15:paraId="7658F22B" w15:paraIdParent="1775CB8F" w15:done="0"/>
  <w15:commentEx w15:paraId="53294441" w15:paraIdParent="1775CB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467E3EF9" w16cex:dateUtc="2025-01-09T19:36:00Z"/>
  <w16cex:commentExtensible w16cex:durableId="029C78F9" w16cex:dateUtc="2025-01-08T14:43:00Z"/>
  <w16cex:commentExtensible w16cex:durableId="79B035BF" w16cex:dateUtc="2024-11-20T19:04:00Z"/>
  <w16cex:commentExtensible w16cex:durableId="7BC75C60" w16cex:dateUtc="2024-12-27T11:15:00Z"/>
  <w16cex:commentExtensible w16cex:durableId="76F52F10" w16cex:dateUtc="2025-01-08T15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31D70BE8" w16cid:durableId="467E3EF9"/>
  <w16cid:commentId w16cid:paraId="243316CA" w16cid:durableId="029C78F9"/>
  <w16cid:commentId w16cid:paraId="1775CB8F" w16cid:durableId="79B035BF"/>
  <w16cid:commentId w16cid:paraId="7658F22B" w16cid:durableId="7BC75C60"/>
  <w16cid:commentId w16cid:paraId="53294441" w16cid:durableId="76F52F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AB871" w14:textId="77777777" w:rsidR="00CD2D10" w:rsidRDefault="00CD2D10" w:rsidP="004677F7">
      <w:pPr>
        <w:spacing w:after="0" w:line="240" w:lineRule="auto"/>
      </w:pPr>
      <w:r>
        <w:separator/>
      </w:r>
    </w:p>
  </w:endnote>
  <w:endnote w:type="continuationSeparator" w:id="0">
    <w:p w14:paraId="417D07A3" w14:textId="77777777" w:rsidR="00CD2D10" w:rsidRDefault="00CD2D10" w:rsidP="004677F7">
      <w:pPr>
        <w:spacing w:after="0" w:line="240" w:lineRule="auto"/>
      </w:pPr>
      <w:r>
        <w:continuationSeparator/>
      </w:r>
    </w:p>
  </w:endnote>
  <w:endnote w:type="continuationNotice" w:id="1">
    <w:p w14:paraId="74C67A3E" w14:textId="77777777" w:rsidR="00CD2D10" w:rsidRDefault="00CD2D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C991B" w14:textId="77777777" w:rsidR="00CD2D10" w:rsidRDefault="00CD2D10" w:rsidP="004677F7">
      <w:pPr>
        <w:spacing w:after="0" w:line="240" w:lineRule="auto"/>
      </w:pPr>
      <w:r>
        <w:separator/>
      </w:r>
    </w:p>
  </w:footnote>
  <w:footnote w:type="continuationSeparator" w:id="0">
    <w:p w14:paraId="2772A9B0" w14:textId="77777777" w:rsidR="00CD2D10" w:rsidRDefault="00CD2D10" w:rsidP="004677F7">
      <w:pPr>
        <w:spacing w:after="0" w:line="240" w:lineRule="auto"/>
      </w:pPr>
      <w:r>
        <w:continuationSeparator/>
      </w:r>
    </w:p>
  </w:footnote>
  <w:footnote w:type="continuationNotice" w:id="1">
    <w:p w14:paraId="7EBAEBD8" w14:textId="77777777" w:rsidR="00CD2D10" w:rsidRDefault="00CD2D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62149"/>
    <w:multiLevelType w:val="hybridMultilevel"/>
    <w:tmpl w:val="56D0DDA2"/>
    <w:lvl w:ilvl="0" w:tplc="0415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6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103B6"/>
    <w:multiLevelType w:val="multilevel"/>
    <w:tmpl w:val="BCBC2C9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0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2"/>
  </w:num>
  <w:num w:numId="2" w16cid:durableId="870993867">
    <w:abstractNumId w:val="7"/>
  </w:num>
  <w:num w:numId="3" w16cid:durableId="11690822">
    <w:abstractNumId w:val="4"/>
  </w:num>
  <w:num w:numId="4" w16cid:durableId="1167327649">
    <w:abstractNumId w:val="21"/>
  </w:num>
  <w:num w:numId="5" w16cid:durableId="1693801857">
    <w:abstractNumId w:val="24"/>
  </w:num>
  <w:num w:numId="6" w16cid:durableId="1639189233">
    <w:abstractNumId w:val="1"/>
  </w:num>
  <w:num w:numId="7" w16cid:durableId="410128957">
    <w:abstractNumId w:val="19"/>
  </w:num>
  <w:num w:numId="8" w16cid:durableId="892697507">
    <w:abstractNumId w:val="23"/>
  </w:num>
  <w:num w:numId="9" w16cid:durableId="1211846238">
    <w:abstractNumId w:val="6"/>
  </w:num>
  <w:num w:numId="10" w16cid:durableId="1646426588">
    <w:abstractNumId w:val="11"/>
  </w:num>
  <w:num w:numId="11" w16cid:durableId="680275462">
    <w:abstractNumId w:val="13"/>
  </w:num>
  <w:num w:numId="12" w16cid:durableId="1438212942">
    <w:abstractNumId w:val="0"/>
  </w:num>
  <w:num w:numId="13" w16cid:durableId="1032461103">
    <w:abstractNumId w:val="20"/>
  </w:num>
  <w:num w:numId="14" w16cid:durableId="1076703950">
    <w:abstractNumId w:val="8"/>
  </w:num>
  <w:num w:numId="15" w16cid:durableId="1957056660">
    <w:abstractNumId w:val="3"/>
  </w:num>
  <w:num w:numId="16" w16cid:durableId="2016496383">
    <w:abstractNumId w:val="14"/>
  </w:num>
  <w:num w:numId="17" w16cid:durableId="1184175671">
    <w:abstractNumId w:val="22"/>
  </w:num>
  <w:num w:numId="18" w16cid:durableId="1668946409">
    <w:abstractNumId w:val="10"/>
  </w:num>
  <w:num w:numId="19" w16cid:durableId="1173691557">
    <w:abstractNumId w:val="2"/>
  </w:num>
  <w:num w:numId="20" w16cid:durableId="1605920561">
    <w:abstractNumId w:val="5"/>
  </w:num>
  <w:num w:numId="21" w16cid:durableId="2124373424">
    <w:abstractNumId w:val="25"/>
  </w:num>
  <w:num w:numId="22" w16cid:durableId="448204242">
    <w:abstractNumId w:val="17"/>
  </w:num>
  <w:num w:numId="23" w16cid:durableId="184251665">
    <w:abstractNumId w:val="18"/>
  </w:num>
  <w:num w:numId="24" w16cid:durableId="2076313354">
    <w:abstractNumId w:val="9"/>
  </w:num>
  <w:num w:numId="25" w16cid:durableId="1388187610">
    <w:abstractNumId w:val="16"/>
  </w:num>
  <w:num w:numId="26" w16cid:durableId="50856475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5202"/>
    <w:rsid w:val="0001613E"/>
    <w:rsid w:val="00017421"/>
    <w:rsid w:val="000205EC"/>
    <w:rsid w:val="00021555"/>
    <w:rsid w:val="0002232C"/>
    <w:rsid w:val="00022645"/>
    <w:rsid w:val="00023BF8"/>
    <w:rsid w:val="000250C0"/>
    <w:rsid w:val="000272D6"/>
    <w:rsid w:val="00027652"/>
    <w:rsid w:val="0003064C"/>
    <w:rsid w:val="000341AE"/>
    <w:rsid w:val="0003606C"/>
    <w:rsid w:val="000410DB"/>
    <w:rsid w:val="000412EA"/>
    <w:rsid w:val="000458A1"/>
    <w:rsid w:val="00045D82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7923"/>
    <w:rsid w:val="0009140D"/>
    <w:rsid w:val="00093254"/>
    <w:rsid w:val="000A3147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133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D94"/>
    <w:rsid w:val="00107494"/>
    <w:rsid w:val="00107DFD"/>
    <w:rsid w:val="001110DD"/>
    <w:rsid w:val="00111E11"/>
    <w:rsid w:val="00111EC9"/>
    <w:rsid w:val="00115928"/>
    <w:rsid w:val="00115964"/>
    <w:rsid w:val="001169F9"/>
    <w:rsid w:val="0012272E"/>
    <w:rsid w:val="00123285"/>
    <w:rsid w:val="00123FE6"/>
    <w:rsid w:val="00124C2C"/>
    <w:rsid w:val="00125543"/>
    <w:rsid w:val="00125C77"/>
    <w:rsid w:val="001302A3"/>
    <w:rsid w:val="001303B9"/>
    <w:rsid w:val="001313DD"/>
    <w:rsid w:val="00132463"/>
    <w:rsid w:val="00132EED"/>
    <w:rsid w:val="00133657"/>
    <w:rsid w:val="001352A7"/>
    <w:rsid w:val="00136127"/>
    <w:rsid w:val="001365DA"/>
    <w:rsid w:val="00136C50"/>
    <w:rsid w:val="0014078A"/>
    <w:rsid w:val="00143C0C"/>
    <w:rsid w:val="00144B6B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B91"/>
    <w:rsid w:val="001774A0"/>
    <w:rsid w:val="00183452"/>
    <w:rsid w:val="00184ADF"/>
    <w:rsid w:val="00184BAB"/>
    <w:rsid w:val="00190465"/>
    <w:rsid w:val="00190BCB"/>
    <w:rsid w:val="001935E1"/>
    <w:rsid w:val="001948D4"/>
    <w:rsid w:val="00194AC5"/>
    <w:rsid w:val="001955A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B0507"/>
    <w:rsid w:val="001B1D30"/>
    <w:rsid w:val="001B2E0B"/>
    <w:rsid w:val="001B3E61"/>
    <w:rsid w:val="001B724C"/>
    <w:rsid w:val="001C2673"/>
    <w:rsid w:val="001C3A19"/>
    <w:rsid w:val="001C5DA9"/>
    <w:rsid w:val="001D1D0E"/>
    <w:rsid w:val="001D258B"/>
    <w:rsid w:val="001D3B38"/>
    <w:rsid w:val="001D63F1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55EC"/>
    <w:rsid w:val="00205953"/>
    <w:rsid w:val="0020690C"/>
    <w:rsid w:val="00206B33"/>
    <w:rsid w:val="0021067D"/>
    <w:rsid w:val="002106AD"/>
    <w:rsid w:val="00211265"/>
    <w:rsid w:val="002224C8"/>
    <w:rsid w:val="0022472E"/>
    <w:rsid w:val="002263E7"/>
    <w:rsid w:val="00230475"/>
    <w:rsid w:val="002305EC"/>
    <w:rsid w:val="00240411"/>
    <w:rsid w:val="00241F42"/>
    <w:rsid w:val="0024236E"/>
    <w:rsid w:val="002539E3"/>
    <w:rsid w:val="00254D5C"/>
    <w:rsid w:val="00257C4E"/>
    <w:rsid w:val="00257DC1"/>
    <w:rsid w:val="00260D25"/>
    <w:rsid w:val="0026176D"/>
    <w:rsid w:val="00266630"/>
    <w:rsid w:val="0026677F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4491"/>
    <w:rsid w:val="002A4860"/>
    <w:rsid w:val="002A5EEA"/>
    <w:rsid w:val="002A6DD7"/>
    <w:rsid w:val="002B519E"/>
    <w:rsid w:val="002C16EB"/>
    <w:rsid w:val="002C1F9D"/>
    <w:rsid w:val="002C20EF"/>
    <w:rsid w:val="002C3592"/>
    <w:rsid w:val="002C6B3F"/>
    <w:rsid w:val="002D1044"/>
    <w:rsid w:val="002D1B0F"/>
    <w:rsid w:val="002D5076"/>
    <w:rsid w:val="002D545D"/>
    <w:rsid w:val="002E1E28"/>
    <w:rsid w:val="002F08D0"/>
    <w:rsid w:val="002F0A06"/>
    <w:rsid w:val="002F2A5E"/>
    <w:rsid w:val="002F4886"/>
    <w:rsid w:val="002F7A7B"/>
    <w:rsid w:val="00303D9C"/>
    <w:rsid w:val="00304BB6"/>
    <w:rsid w:val="0030508C"/>
    <w:rsid w:val="00305B38"/>
    <w:rsid w:val="0031138A"/>
    <w:rsid w:val="00313532"/>
    <w:rsid w:val="0032013A"/>
    <w:rsid w:val="00325A64"/>
    <w:rsid w:val="0032749C"/>
    <w:rsid w:val="003306E0"/>
    <w:rsid w:val="00330993"/>
    <w:rsid w:val="003313A0"/>
    <w:rsid w:val="00332301"/>
    <w:rsid w:val="00332E92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4743"/>
    <w:rsid w:val="00365F36"/>
    <w:rsid w:val="00370FBF"/>
    <w:rsid w:val="00372EFD"/>
    <w:rsid w:val="003768F6"/>
    <w:rsid w:val="00377A9A"/>
    <w:rsid w:val="00381365"/>
    <w:rsid w:val="00381CDD"/>
    <w:rsid w:val="00381DFE"/>
    <w:rsid w:val="00382569"/>
    <w:rsid w:val="00387284"/>
    <w:rsid w:val="00390CCB"/>
    <w:rsid w:val="00391D95"/>
    <w:rsid w:val="00394C3B"/>
    <w:rsid w:val="00395EFC"/>
    <w:rsid w:val="00396029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3A3A"/>
    <w:rsid w:val="003B4271"/>
    <w:rsid w:val="003B4462"/>
    <w:rsid w:val="003B6EEF"/>
    <w:rsid w:val="003B6EF0"/>
    <w:rsid w:val="003C3680"/>
    <w:rsid w:val="003C4069"/>
    <w:rsid w:val="003C4194"/>
    <w:rsid w:val="003C44B5"/>
    <w:rsid w:val="003D15D2"/>
    <w:rsid w:val="003D367F"/>
    <w:rsid w:val="003D5CA9"/>
    <w:rsid w:val="003D7F6E"/>
    <w:rsid w:val="003E4616"/>
    <w:rsid w:val="003E5AC9"/>
    <w:rsid w:val="003F066B"/>
    <w:rsid w:val="003F1292"/>
    <w:rsid w:val="003F19FA"/>
    <w:rsid w:val="003F3DB0"/>
    <w:rsid w:val="003F3E3C"/>
    <w:rsid w:val="00403845"/>
    <w:rsid w:val="00406063"/>
    <w:rsid w:val="00406FC3"/>
    <w:rsid w:val="004146DC"/>
    <w:rsid w:val="004160A7"/>
    <w:rsid w:val="004175B1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4794"/>
    <w:rsid w:val="0043497C"/>
    <w:rsid w:val="00434D4B"/>
    <w:rsid w:val="0043525E"/>
    <w:rsid w:val="00440947"/>
    <w:rsid w:val="00440D32"/>
    <w:rsid w:val="0044354D"/>
    <w:rsid w:val="00445506"/>
    <w:rsid w:val="004506FD"/>
    <w:rsid w:val="00456C7A"/>
    <w:rsid w:val="004639FD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556F"/>
    <w:rsid w:val="0049584D"/>
    <w:rsid w:val="00496439"/>
    <w:rsid w:val="004965CF"/>
    <w:rsid w:val="00496AB9"/>
    <w:rsid w:val="004A0B34"/>
    <w:rsid w:val="004A550A"/>
    <w:rsid w:val="004A5C4F"/>
    <w:rsid w:val="004A768F"/>
    <w:rsid w:val="004B0177"/>
    <w:rsid w:val="004B2A90"/>
    <w:rsid w:val="004B4818"/>
    <w:rsid w:val="004C0B5A"/>
    <w:rsid w:val="004C2F1E"/>
    <w:rsid w:val="004C50AE"/>
    <w:rsid w:val="004D089C"/>
    <w:rsid w:val="004D0E93"/>
    <w:rsid w:val="004D2DB3"/>
    <w:rsid w:val="004D3313"/>
    <w:rsid w:val="004D50EF"/>
    <w:rsid w:val="004D5CC0"/>
    <w:rsid w:val="004E11D9"/>
    <w:rsid w:val="004E1B4C"/>
    <w:rsid w:val="004E24FC"/>
    <w:rsid w:val="004E2B56"/>
    <w:rsid w:val="004E3308"/>
    <w:rsid w:val="004E4659"/>
    <w:rsid w:val="004E7DC3"/>
    <w:rsid w:val="004F032B"/>
    <w:rsid w:val="004F1848"/>
    <w:rsid w:val="004F1F27"/>
    <w:rsid w:val="004F4460"/>
    <w:rsid w:val="004F5295"/>
    <w:rsid w:val="004F65AF"/>
    <w:rsid w:val="004F7E58"/>
    <w:rsid w:val="00500815"/>
    <w:rsid w:val="00501C9E"/>
    <w:rsid w:val="00505EA4"/>
    <w:rsid w:val="00506512"/>
    <w:rsid w:val="00507EC1"/>
    <w:rsid w:val="005134A1"/>
    <w:rsid w:val="00514263"/>
    <w:rsid w:val="0051433A"/>
    <w:rsid w:val="00520846"/>
    <w:rsid w:val="00527269"/>
    <w:rsid w:val="00530383"/>
    <w:rsid w:val="00530A83"/>
    <w:rsid w:val="00531650"/>
    <w:rsid w:val="005350AF"/>
    <w:rsid w:val="005375FD"/>
    <w:rsid w:val="005408BC"/>
    <w:rsid w:val="00542F25"/>
    <w:rsid w:val="0054330D"/>
    <w:rsid w:val="00544045"/>
    <w:rsid w:val="005447AB"/>
    <w:rsid w:val="00547D5F"/>
    <w:rsid w:val="00547F75"/>
    <w:rsid w:val="0055299D"/>
    <w:rsid w:val="00552DD2"/>
    <w:rsid w:val="0055458E"/>
    <w:rsid w:val="0055460D"/>
    <w:rsid w:val="00555E0B"/>
    <w:rsid w:val="005566A0"/>
    <w:rsid w:val="00557C2D"/>
    <w:rsid w:val="00560508"/>
    <w:rsid w:val="00560A0C"/>
    <w:rsid w:val="0056402E"/>
    <w:rsid w:val="005649D1"/>
    <w:rsid w:val="005673EE"/>
    <w:rsid w:val="00570714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A9B"/>
    <w:rsid w:val="00595BAA"/>
    <w:rsid w:val="00597137"/>
    <w:rsid w:val="005A3C8F"/>
    <w:rsid w:val="005B01C5"/>
    <w:rsid w:val="005B1018"/>
    <w:rsid w:val="005B2B06"/>
    <w:rsid w:val="005B2B2D"/>
    <w:rsid w:val="005B5AD4"/>
    <w:rsid w:val="005B64AD"/>
    <w:rsid w:val="005C1FF1"/>
    <w:rsid w:val="005C26A6"/>
    <w:rsid w:val="005D12C4"/>
    <w:rsid w:val="005D152C"/>
    <w:rsid w:val="005D19EC"/>
    <w:rsid w:val="005D22C2"/>
    <w:rsid w:val="005D3D3B"/>
    <w:rsid w:val="005D70BE"/>
    <w:rsid w:val="005E212B"/>
    <w:rsid w:val="005E330F"/>
    <w:rsid w:val="005E43AE"/>
    <w:rsid w:val="005E57FE"/>
    <w:rsid w:val="005F1C1F"/>
    <w:rsid w:val="005F1D8F"/>
    <w:rsid w:val="005F5B31"/>
    <w:rsid w:val="005F6D1C"/>
    <w:rsid w:val="0060146C"/>
    <w:rsid w:val="0060240C"/>
    <w:rsid w:val="00603FD4"/>
    <w:rsid w:val="00603FE7"/>
    <w:rsid w:val="00604576"/>
    <w:rsid w:val="00606F1A"/>
    <w:rsid w:val="006107E4"/>
    <w:rsid w:val="0061429D"/>
    <w:rsid w:val="006150A5"/>
    <w:rsid w:val="006174DF"/>
    <w:rsid w:val="006175C8"/>
    <w:rsid w:val="00620A9C"/>
    <w:rsid w:val="00620E07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6F87"/>
    <w:rsid w:val="00647956"/>
    <w:rsid w:val="00652A78"/>
    <w:rsid w:val="00653011"/>
    <w:rsid w:val="006560EF"/>
    <w:rsid w:val="006637BF"/>
    <w:rsid w:val="00664C47"/>
    <w:rsid w:val="00667174"/>
    <w:rsid w:val="00667911"/>
    <w:rsid w:val="0067024A"/>
    <w:rsid w:val="00670F46"/>
    <w:rsid w:val="006726AB"/>
    <w:rsid w:val="00674043"/>
    <w:rsid w:val="006750F8"/>
    <w:rsid w:val="00676C4B"/>
    <w:rsid w:val="00682930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680B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420F"/>
    <w:rsid w:val="00725199"/>
    <w:rsid w:val="00726833"/>
    <w:rsid w:val="007315CD"/>
    <w:rsid w:val="007329F4"/>
    <w:rsid w:val="007342EB"/>
    <w:rsid w:val="00741550"/>
    <w:rsid w:val="00741FE6"/>
    <w:rsid w:val="00743E20"/>
    <w:rsid w:val="00745A39"/>
    <w:rsid w:val="00746343"/>
    <w:rsid w:val="00753F46"/>
    <w:rsid w:val="007542BF"/>
    <w:rsid w:val="00755627"/>
    <w:rsid w:val="007638E0"/>
    <w:rsid w:val="00766085"/>
    <w:rsid w:val="00771CD3"/>
    <w:rsid w:val="007728A1"/>
    <w:rsid w:val="007746E7"/>
    <w:rsid w:val="00775034"/>
    <w:rsid w:val="00780B09"/>
    <w:rsid w:val="00781E76"/>
    <w:rsid w:val="00782882"/>
    <w:rsid w:val="00784754"/>
    <w:rsid w:val="007944C9"/>
    <w:rsid w:val="00795B53"/>
    <w:rsid w:val="00796816"/>
    <w:rsid w:val="007A24BC"/>
    <w:rsid w:val="007A2F98"/>
    <w:rsid w:val="007A3B08"/>
    <w:rsid w:val="007A6E74"/>
    <w:rsid w:val="007B09B7"/>
    <w:rsid w:val="007B25AC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196E"/>
    <w:rsid w:val="007D2AB6"/>
    <w:rsid w:val="007D61CF"/>
    <w:rsid w:val="007D771A"/>
    <w:rsid w:val="007D7F0B"/>
    <w:rsid w:val="007E051A"/>
    <w:rsid w:val="007E27E4"/>
    <w:rsid w:val="007E2DB6"/>
    <w:rsid w:val="007F4FDB"/>
    <w:rsid w:val="00804546"/>
    <w:rsid w:val="00804B7E"/>
    <w:rsid w:val="00805F95"/>
    <w:rsid w:val="00807773"/>
    <w:rsid w:val="00810FC5"/>
    <w:rsid w:val="00812BAA"/>
    <w:rsid w:val="00813D65"/>
    <w:rsid w:val="0081467B"/>
    <w:rsid w:val="00815DEA"/>
    <w:rsid w:val="00815E14"/>
    <w:rsid w:val="00816E0F"/>
    <w:rsid w:val="00817598"/>
    <w:rsid w:val="00823C21"/>
    <w:rsid w:val="00830002"/>
    <w:rsid w:val="008301AF"/>
    <w:rsid w:val="00831450"/>
    <w:rsid w:val="00832626"/>
    <w:rsid w:val="00834199"/>
    <w:rsid w:val="00837822"/>
    <w:rsid w:val="00840FD5"/>
    <w:rsid w:val="008419C9"/>
    <w:rsid w:val="00842620"/>
    <w:rsid w:val="00843CA7"/>
    <w:rsid w:val="008440B5"/>
    <w:rsid w:val="00844B2F"/>
    <w:rsid w:val="00850891"/>
    <w:rsid w:val="00851033"/>
    <w:rsid w:val="00851B0B"/>
    <w:rsid w:val="00854455"/>
    <w:rsid w:val="008571CF"/>
    <w:rsid w:val="00857A4E"/>
    <w:rsid w:val="00857CA6"/>
    <w:rsid w:val="00861432"/>
    <w:rsid w:val="008614AC"/>
    <w:rsid w:val="0086183A"/>
    <w:rsid w:val="00863F9E"/>
    <w:rsid w:val="008725E2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825"/>
    <w:rsid w:val="00893BC7"/>
    <w:rsid w:val="008965CF"/>
    <w:rsid w:val="0089733D"/>
    <w:rsid w:val="00897DBA"/>
    <w:rsid w:val="008A01A5"/>
    <w:rsid w:val="008A1E5B"/>
    <w:rsid w:val="008A3F7B"/>
    <w:rsid w:val="008B4E0E"/>
    <w:rsid w:val="008B6B23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095D"/>
    <w:rsid w:val="008E32B6"/>
    <w:rsid w:val="008E372B"/>
    <w:rsid w:val="008E5331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9011C2"/>
    <w:rsid w:val="00902EC2"/>
    <w:rsid w:val="00904321"/>
    <w:rsid w:val="00910D4E"/>
    <w:rsid w:val="009129D7"/>
    <w:rsid w:val="009131F7"/>
    <w:rsid w:val="0091599B"/>
    <w:rsid w:val="00917827"/>
    <w:rsid w:val="009208B7"/>
    <w:rsid w:val="0092409F"/>
    <w:rsid w:val="009246B1"/>
    <w:rsid w:val="00925D9A"/>
    <w:rsid w:val="009260BA"/>
    <w:rsid w:val="00927257"/>
    <w:rsid w:val="00930B56"/>
    <w:rsid w:val="00931862"/>
    <w:rsid w:val="00931E74"/>
    <w:rsid w:val="0093580F"/>
    <w:rsid w:val="00940044"/>
    <w:rsid w:val="00946088"/>
    <w:rsid w:val="009472EB"/>
    <w:rsid w:val="0094791E"/>
    <w:rsid w:val="009515BF"/>
    <w:rsid w:val="00952B83"/>
    <w:rsid w:val="0095431C"/>
    <w:rsid w:val="00955856"/>
    <w:rsid w:val="00956268"/>
    <w:rsid w:val="00956F5E"/>
    <w:rsid w:val="00961561"/>
    <w:rsid w:val="00963A7A"/>
    <w:rsid w:val="00963D49"/>
    <w:rsid w:val="009648E7"/>
    <w:rsid w:val="00964E57"/>
    <w:rsid w:val="009655CD"/>
    <w:rsid w:val="0096621F"/>
    <w:rsid w:val="009714F4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4D92"/>
    <w:rsid w:val="009B7364"/>
    <w:rsid w:val="009C11A8"/>
    <w:rsid w:val="009C4D29"/>
    <w:rsid w:val="009C78FC"/>
    <w:rsid w:val="009D1C26"/>
    <w:rsid w:val="009E15B7"/>
    <w:rsid w:val="009E27D8"/>
    <w:rsid w:val="009E3297"/>
    <w:rsid w:val="009F0961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C83"/>
    <w:rsid w:val="00A3598D"/>
    <w:rsid w:val="00A35B3E"/>
    <w:rsid w:val="00A3696E"/>
    <w:rsid w:val="00A4286C"/>
    <w:rsid w:val="00A43CD0"/>
    <w:rsid w:val="00A45364"/>
    <w:rsid w:val="00A46544"/>
    <w:rsid w:val="00A50FE0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D0B"/>
    <w:rsid w:val="00A725B2"/>
    <w:rsid w:val="00A73EBC"/>
    <w:rsid w:val="00A75577"/>
    <w:rsid w:val="00A772D9"/>
    <w:rsid w:val="00A8369A"/>
    <w:rsid w:val="00A83A57"/>
    <w:rsid w:val="00A91056"/>
    <w:rsid w:val="00A93161"/>
    <w:rsid w:val="00A94441"/>
    <w:rsid w:val="00A94EBB"/>
    <w:rsid w:val="00A97A93"/>
    <w:rsid w:val="00AA106F"/>
    <w:rsid w:val="00AB20B5"/>
    <w:rsid w:val="00AB4274"/>
    <w:rsid w:val="00AB4EFB"/>
    <w:rsid w:val="00AC09E7"/>
    <w:rsid w:val="00AC1737"/>
    <w:rsid w:val="00AC1CDD"/>
    <w:rsid w:val="00AD0BA2"/>
    <w:rsid w:val="00AD58E6"/>
    <w:rsid w:val="00AD77DC"/>
    <w:rsid w:val="00AE0130"/>
    <w:rsid w:val="00AE1C8A"/>
    <w:rsid w:val="00AE2F1A"/>
    <w:rsid w:val="00AE479C"/>
    <w:rsid w:val="00AE4E23"/>
    <w:rsid w:val="00AE6CE9"/>
    <w:rsid w:val="00AF25E6"/>
    <w:rsid w:val="00AF66FC"/>
    <w:rsid w:val="00AF7518"/>
    <w:rsid w:val="00B00B67"/>
    <w:rsid w:val="00B02FB6"/>
    <w:rsid w:val="00B054FE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4190F"/>
    <w:rsid w:val="00B42D3D"/>
    <w:rsid w:val="00B43DDF"/>
    <w:rsid w:val="00B4591C"/>
    <w:rsid w:val="00B47B29"/>
    <w:rsid w:val="00B54243"/>
    <w:rsid w:val="00B54BCF"/>
    <w:rsid w:val="00B62523"/>
    <w:rsid w:val="00B652D3"/>
    <w:rsid w:val="00B7303D"/>
    <w:rsid w:val="00B73764"/>
    <w:rsid w:val="00B806FF"/>
    <w:rsid w:val="00B816C9"/>
    <w:rsid w:val="00B83829"/>
    <w:rsid w:val="00B83C0F"/>
    <w:rsid w:val="00B840CF"/>
    <w:rsid w:val="00B84149"/>
    <w:rsid w:val="00B84B13"/>
    <w:rsid w:val="00B91B2F"/>
    <w:rsid w:val="00B92305"/>
    <w:rsid w:val="00B94B78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D0A63"/>
    <w:rsid w:val="00BD620D"/>
    <w:rsid w:val="00BD6504"/>
    <w:rsid w:val="00BD6D5D"/>
    <w:rsid w:val="00BE0C73"/>
    <w:rsid w:val="00BE256E"/>
    <w:rsid w:val="00BE3243"/>
    <w:rsid w:val="00BF4338"/>
    <w:rsid w:val="00BF5A5E"/>
    <w:rsid w:val="00BF6370"/>
    <w:rsid w:val="00BF7DE6"/>
    <w:rsid w:val="00C012DB"/>
    <w:rsid w:val="00C2070A"/>
    <w:rsid w:val="00C2321B"/>
    <w:rsid w:val="00C247A5"/>
    <w:rsid w:val="00C26FDC"/>
    <w:rsid w:val="00C32068"/>
    <w:rsid w:val="00C323CF"/>
    <w:rsid w:val="00C34D99"/>
    <w:rsid w:val="00C34F40"/>
    <w:rsid w:val="00C36417"/>
    <w:rsid w:val="00C369D0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1A7A"/>
    <w:rsid w:val="00C62B33"/>
    <w:rsid w:val="00C63B66"/>
    <w:rsid w:val="00C64125"/>
    <w:rsid w:val="00C64CA3"/>
    <w:rsid w:val="00C6575F"/>
    <w:rsid w:val="00C66AB2"/>
    <w:rsid w:val="00C66BD6"/>
    <w:rsid w:val="00C70D62"/>
    <w:rsid w:val="00C710DD"/>
    <w:rsid w:val="00C7153C"/>
    <w:rsid w:val="00C759A6"/>
    <w:rsid w:val="00C75A91"/>
    <w:rsid w:val="00C768F3"/>
    <w:rsid w:val="00C80924"/>
    <w:rsid w:val="00C831D2"/>
    <w:rsid w:val="00C846C2"/>
    <w:rsid w:val="00C85610"/>
    <w:rsid w:val="00C85902"/>
    <w:rsid w:val="00C863D4"/>
    <w:rsid w:val="00C86930"/>
    <w:rsid w:val="00C87874"/>
    <w:rsid w:val="00CA1064"/>
    <w:rsid w:val="00CA4F22"/>
    <w:rsid w:val="00CA6301"/>
    <w:rsid w:val="00CB08E8"/>
    <w:rsid w:val="00CB17C2"/>
    <w:rsid w:val="00CB2607"/>
    <w:rsid w:val="00CB53A1"/>
    <w:rsid w:val="00CB5FA9"/>
    <w:rsid w:val="00CB689A"/>
    <w:rsid w:val="00CB7CFD"/>
    <w:rsid w:val="00CB7F48"/>
    <w:rsid w:val="00CC2C30"/>
    <w:rsid w:val="00CC56E6"/>
    <w:rsid w:val="00CC63FA"/>
    <w:rsid w:val="00CC6913"/>
    <w:rsid w:val="00CD0AD1"/>
    <w:rsid w:val="00CD2374"/>
    <w:rsid w:val="00CD2766"/>
    <w:rsid w:val="00CD2D10"/>
    <w:rsid w:val="00CE08F2"/>
    <w:rsid w:val="00CE6E99"/>
    <w:rsid w:val="00CF3373"/>
    <w:rsid w:val="00CF46EF"/>
    <w:rsid w:val="00CF69EF"/>
    <w:rsid w:val="00CF7967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668C"/>
    <w:rsid w:val="00D26750"/>
    <w:rsid w:val="00D31FEE"/>
    <w:rsid w:val="00D32D11"/>
    <w:rsid w:val="00D3385C"/>
    <w:rsid w:val="00D3463D"/>
    <w:rsid w:val="00D3549B"/>
    <w:rsid w:val="00D41BEF"/>
    <w:rsid w:val="00D44796"/>
    <w:rsid w:val="00D46F07"/>
    <w:rsid w:val="00D4783C"/>
    <w:rsid w:val="00D53876"/>
    <w:rsid w:val="00D55E1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79FA"/>
    <w:rsid w:val="00D92471"/>
    <w:rsid w:val="00D95174"/>
    <w:rsid w:val="00D95E62"/>
    <w:rsid w:val="00D96FB9"/>
    <w:rsid w:val="00DA6DBA"/>
    <w:rsid w:val="00DB0597"/>
    <w:rsid w:val="00DB0FA4"/>
    <w:rsid w:val="00DB41F2"/>
    <w:rsid w:val="00DB4CB7"/>
    <w:rsid w:val="00DB5E79"/>
    <w:rsid w:val="00DB7109"/>
    <w:rsid w:val="00DB79CE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404F"/>
    <w:rsid w:val="00E048E2"/>
    <w:rsid w:val="00E065AA"/>
    <w:rsid w:val="00E06999"/>
    <w:rsid w:val="00E1075E"/>
    <w:rsid w:val="00E11B69"/>
    <w:rsid w:val="00E13E25"/>
    <w:rsid w:val="00E1608D"/>
    <w:rsid w:val="00E17350"/>
    <w:rsid w:val="00E2038D"/>
    <w:rsid w:val="00E22DF8"/>
    <w:rsid w:val="00E23F42"/>
    <w:rsid w:val="00E24BF5"/>
    <w:rsid w:val="00E25088"/>
    <w:rsid w:val="00E253F0"/>
    <w:rsid w:val="00E26AF1"/>
    <w:rsid w:val="00E26D9E"/>
    <w:rsid w:val="00E2734F"/>
    <w:rsid w:val="00E3213B"/>
    <w:rsid w:val="00E33AEC"/>
    <w:rsid w:val="00E34BA0"/>
    <w:rsid w:val="00E408E9"/>
    <w:rsid w:val="00E419B5"/>
    <w:rsid w:val="00E4322E"/>
    <w:rsid w:val="00E4360A"/>
    <w:rsid w:val="00E4662B"/>
    <w:rsid w:val="00E47243"/>
    <w:rsid w:val="00E47A70"/>
    <w:rsid w:val="00E52A18"/>
    <w:rsid w:val="00E53769"/>
    <w:rsid w:val="00E539B0"/>
    <w:rsid w:val="00E573AD"/>
    <w:rsid w:val="00E602FE"/>
    <w:rsid w:val="00E60378"/>
    <w:rsid w:val="00E625C2"/>
    <w:rsid w:val="00E674CF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9729A"/>
    <w:rsid w:val="00EA1CEF"/>
    <w:rsid w:val="00EA20CC"/>
    <w:rsid w:val="00EA5D27"/>
    <w:rsid w:val="00EB00B3"/>
    <w:rsid w:val="00EB049D"/>
    <w:rsid w:val="00EB22C3"/>
    <w:rsid w:val="00EB336B"/>
    <w:rsid w:val="00EB38F1"/>
    <w:rsid w:val="00EB4B73"/>
    <w:rsid w:val="00EB4DE9"/>
    <w:rsid w:val="00EB66E9"/>
    <w:rsid w:val="00EB7335"/>
    <w:rsid w:val="00EC0301"/>
    <w:rsid w:val="00EC07C3"/>
    <w:rsid w:val="00EC0A44"/>
    <w:rsid w:val="00EC110A"/>
    <w:rsid w:val="00EC26C0"/>
    <w:rsid w:val="00EC29FA"/>
    <w:rsid w:val="00EC4354"/>
    <w:rsid w:val="00EC5A4B"/>
    <w:rsid w:val="00ED0ACF"/>
    <w:rsid w:val="00ED2A04"/>
    <w:rsid w:val="00ED37BD"/>
    <w:rsid w:val="00EE3FD0"/>
    <w:rsid w:val="00EE4C6D"/>
    <w:rsid w:val="00EE4C9C"/>
    <w:rsid w:val="00EF0CC6"/>
    <w:rsid w:val="00EF3622"/>
    <w:rsid w:val="00F010B0"/>
    <w:rsid w:val="00F02676"/>
    <w:rsid w:val="00F056A6"/>
    <w:rsid w:val="00F05DD3"/>
    <w:rsid w:val="00F06A06"/>
    <w:rsid w:val="00F106C2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673C6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690C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365F36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365F36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403845"/>
    <w:rsid w:val="0040755C"/>
    <w:rsid w:val="00604FFF"/>
    <w:rsid w:val="009472EB"/>
    <w:rsid w:val="00961561"/>
    <w:rsid w:val="00B257B7"/>
    <w:rsid w:val="00CB2D3A"/>
    <w:rsid w:val="00D81D9C"/>
    <w:rsid w:val="00E97D6A"/>
    <w:rsid w:val="00EB4B73"/>
    <w:rsid w:val="00F6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B257B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b4674d12-d997-4345-8978-a67bbcab1d8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Props1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753F76-9AEF-421D-B1EA-838F1A9E7D9F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ebed57f9-8819-45bb-a9ab-8668b03beab8"/>
    <ds:schemaRef ds:uri="692ade2a-f34a-415b-a005-a596550909dc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8098</Words>
  <Characters>48591</Characters>
  <Application>Microsoft Office Word</Application>
  <DocSecurity>0</DocSecurity>
  <Lines>404</Lines>
  <Paragraphs>113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56576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2025-01-09T20:06:00Z</dcterms:created>
  <dcterms:modified xsi:type="dcterms:W3CDTF">2025-01-09T20:06:00Z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