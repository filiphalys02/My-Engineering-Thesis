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71611" w14:textId="215C137C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72C66330" w14:textId="77777777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3FD8208C" w14:textId="64D4AFC1" w:rsidR="004677F7" w:rsidRPr="00C80924" w:rsidRDefault="00EB7335" w:rsidP="002902E3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4677F7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Pr="00C80924" w:rsidRDefault="00C50900" w:rsidP="004677F7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31CD727D" w14:textId="77777777" w:rsidR="004677F7" w:rsidRPr="00C80924" w:rsidRDefault="004677F7" w:rsidP="004677F7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14:paraId="31ADEB78" w14:textId="2692635F" w:rsidR="00664C47" w:rsidRPr="00C80924" w:rsidRDefault="00D53876" w:rsidP="00BA6FAB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regresyjnego</w:t>
      </w:r>
      <w:r w:rsidR="00BA6FAB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450702FD" w14:textId="1EA13471" w:rsidR="004677F7" w:rsidRPr="0003064C" w:rsidRDefault="0003064C" w:rsidP="004677F7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390A826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3393867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535ADD9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75B1CED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D71615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1AF93F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7CBD992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2669F6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05FD81A5" w14:textId="7D87F2BE" w:rsidR="004677F7" w:rsidRPr="00C80924" w:rsidRDefault="004677F7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5E6A4530" w14:textId="4C716CCD" w:rsidR="004677F7" w:rsidRDefault="004677F7" w:rsidP="00963D49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2024</w:t>
      </w:r>
    </w:p>
    <w:p w14:paraId="4A81C0C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32D11">
      <w:pPr>
        <w:rPr>
          <w:rFonts w:ascii="Titillium" w:eastAsia="Calibri" w:hAnsi="Titillium"/>
        </w:rPr>
      </w:pPr>
    </w:p>
    <w:p w14:paraId="763C64C2" w14:textId="05F252C0" w:rsidR="00E2038D" w:rsidRDefault="00D32D11" w:rsidP="00E2038D">
      <w:pPr>
        <w:pStyle w:val="Nagwekspisutreci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lastRenderedPageBreak/>
        <w:t>Spis treści</w:t>
      </w:r>
    </w:p>
    <w:p w14:paraId="63A07A72" w14:textId="77777777" w:rsidR="00E2038D" w:rsidRPr="00E2038D" w:rsidRDefault="00E2038D" w:rsidP="00E2038D">
      <w:pPr>
        <w:rPr>
          <w:lang w:eastAsia="pl-PL"/>
        </w:rPr>
      </w:pPr>
    </w:p>
    <w:p w14:paraId="2B5791D1" w14:textId="49362039" w:rsidR="005673EE" w:rsidRDefault="43510D3F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6895190" w:history="1">
        <w:r w:rsidR="005673EE" w:rsidRPr="00213A36">
          <w:rPr>
            <w:rStyle w:val="Hipercze"/>
            <w:noProof/>
          </w:rPr>
          <w:t>1.</w:t>
        </w:r>
        <w:r w:rsidR="005673EE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5673EE" w:rsidRPr="00213A36">
          <w:rPr>
            <w:rStyle w:val="Hipercze"/>
            <w:noProof/>
          </w:rPr>
          <w:t>WSTĘP</w:t>
        </w:r>
        <w:r w:rsidR="005673EE">
          <w:rPr>
            <w:noProof/>
            <w:webHidden/>
          </w:rPr>
          <w:tab/>
        </w:r>
        <w:r w:rsidR="005673EE">
          <w:rPr>
            <w:noProof/>
            <w:webHidden/>
          </w:rPr>
          <w:fldChar w:fldCharType="begin"/>
        </w:r>
        <w:r w:rsidR="005673EE">
          <w:rPr>
            <w:noProof/>
            <w:webHidden/>
          </w:rPr>
          <w:instrText xml:space="preserve"> PAGEREF _Toc186895190 \h </w:instrText>
        </w:r>
        <w:r w:rsidR="005673EE">
          <w:rPr>
            <w:noProof/>
            <w:webHidden/>
          </w:rPr>
        </w:r>
        <w:r w:rsidR="005673EE">
          <w:rPr>
            <w:noProof/>
            <w:webHidden/>
          </w:rPr>
          <w:fldChar w:fldCharType="separate"/>
        </w:r>
        <w:r w:rsidR="005673EE">
          <w:rPr>
            <w:noProof/>
            <w:webHidden/>
          </w:rPr>
          <w:t>3</w:t>
        </w:r>
        <w:r w:rsidR="005673EE">
          <w:rPr>
            <w:noProof/>
            <w:webHidden/>
          </w:rPr>
          <w:fldChar w:fldCharType="end"/>
        </w:r>
      </w:hyperlink>
    </w:p>
    <w:p w14:paraId="5981CB47" w14:textId="65C48D6B" w:rsidR="005673EE" w:rsidRDefault="005673EE">
      <w:pPr>
        <w:pStyle w:val="Spistreci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1" w:history="1">
        <w:r w:rsidRPr="00213A36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604027" w14:textId="6E221EB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2" w:history="1">
        <w:r w:rsidRPr="00213A36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TECHNOLOGIA I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89FE71" w14:textId="1C68C1F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3" w:history="1">
        <w:r w:rsidRPr="00213A36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F332EF" w14:textId="5EDA800B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4" w:history="1">
        <w:r w:rsidRPr="00213A36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F5B44C" w14:textId="2841A2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5" w:history="1">
        <w:r w:rsidRPr="00213A36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12874C" w14:textId="3F496044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6" w:history="1">
        <w:r w:rsidRPr="00213A36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D5796" w14:textId="67AC1C62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7" w:history="1">
        <w:r w:rsidRPr="00213A36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75DB53" w14:textId="2B8CB8DF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8" w:history="1">
        <w:r w:rsidRPr="00213A36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6BE415" w14:textId="1243E74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9" w:history="1">
        <w:r w:rsidRPr="00213A36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19C6CE" w14:textId="40CB8F8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0" w:history="1">
        <w:r w:rsidRPr="00213A36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SZCZEGÓŁOWY OPIS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CAA20" w14:textId="38C0393A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1" w:history="1">
        <w:r w:rsidRPr="00213A36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„_errors”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474691" w14:textId="3AC98B8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3" w:history="1">
        <w:r w:rsidRPr="00213A36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„check”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6B2AAD" w14:textId="35E4D0B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4" w:history="1">
        <w:r w:rsidRPr="00213A36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„transformations”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510E62" w14:textId="4180055C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5" w:history="1">
        <w:r w:rsidRPr="00213A36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„preprocessing”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A18FC8" w14:textId="6227A860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6" w:history="1">
        <w:r w:rsidRPr="00213A36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„regression”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15BEC1" w14:textId="7D8C81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7" w:history="1">
        <w:r w:rsidRPr="00213A36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„classification”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43B672" w14:textId="0F26F63A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8" w:history="1">
        <w:r w:rsidRPr="00213A36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BB266F" w14:textId="3CF526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9" w:history="1">
        <w:r w:rsidRPr="00213A36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BE1CE8" w14:textId="451149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10" w:history="1">
        <w:r w:rsidRPr="00213A36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2686E9" w14:textId="0867CD0C" w:rsidR="43510D3F" w:rsidRDefault="43510D3F" w:rsidP="00A1299C">
      <w:pPr>
        <w:pStyle w:val="Spistreci1"/>
        <w:tabs>
          <w:tab w:val="left" w:pos="390"/>
          <w:tab w:val="right" w:leader="dot" w:pos="8490"/>
        </w:tabs>
      </w:pPr>
      <w:r>
        <w:fldChar w:fldCharType="end"/>
      </w:r>
    </w:p>
    <w:p w14:paraId="7EF11611" w14:textId="447DC174" w:rsidR="00E2038D" w:rsidRDefault="00E2038D" w:rsidP="007C0379">
      <w:pPr>
        <w:rPr>
          <w:b/>
          <w:bCs/>
        </w:rPr>
        <w:sectPr w:rsidR="00E2038D" w:rsidSect="00406FC3">
          <w:headerReference w:type="default" r:id="rId9"/>
          <w:footerReference w:type="default" r:id="rId10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6D97B0" w14:textId="36FBB30B" w:rsidR="007C0379" w:rsidRDefault="007C0379" w:rsidP="007C0379">
      <w:pPr>
        <w:rPr>
          <w:b/>
          <w:bCs/>
        </w:rPr>
      </w:pPr>
    </w:p>
    <w:p w14:paraId="7ED1F017" w14:textId="444DFF09" w:rsidR="007C0379" w:rsidRDefault="007C0379" w:rsidP="007C0379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commentRangeStart w:id="0"/>
      <w:commentRangeStart w:id="1"/>
      <w:r w:rsidRPr="521B4293">
        <w:rPr>
          <w:rFonts w:ascii="Verdana" w:hAnsi="Verdana"/>
          <w:sz w:val="28"/>
          <w:szCs w:val="28"/>
        </w:rPr>
        <w:t xml:space="preserve"> </w:t>
      </w:r>
      <w:bookmarkStart w:id="2" w:name="_Toc186895190"/>
      <w:r w:rsidRPr="521B4293">
        <w:rPr>
          <w:rFonts w:ascii="Verdana" w:hAnsi="Verdana"/>
          <w:sz w:val="28"/>
          <w:szCs w:val="28"/>
        </w:rPr>
        <w:t>WSTĘP</w:t>
      </w:r>
      <w:commentRangeEnd w:id="0"/>
      <w:r>
        <w:commentReference w:id="0"/>
      </w:r>
      <w:commentRangeEnd w:id="1"/>
      <w:r w:rsidR="00077518">
        <w:rPr>
          <w:rStyle w:val="Odwoaniedokomentarza"/>
          <w:rFonts w:ascii="Verdana" w:hAnsi="Verdana"/>
          <w:b w:val="0"/>
          <w:bCs w:val="0"/>
          <w:kern w:val="0"/>
        </w:rPr>
        <w:commentReference w:id="1"/>
      </w:r>
      <w:bookmarkEnd w:id="2"/>
    </w:p>
    <w:p w14:paraId="673CE22A" w14:textId="1CD0E34B" w:rsidR="00557C2D" w:rsidRPr="00557C2D" w:rsidRDefault="00557C2D" w:rsidP="00557C2D">
      <w:pPr>
        <w:pStyle w:val="Nagwek1"/>
        <w:numPr>
          <w:ilvl w:val="1"/>
          <w:numId w:val="7"/>
        </w:numPr>
        <w:rPr>
          <w:rFonts w:ascii="Verdana" w:hAnsi="Verdana"/>
          <w:sz w:val="20"/>
          <w:szCs w:val="20"/>
        </w:rPr>
      </w:pPr>
      <w:bookmarkStart w:id="3" w:name="_Toc186895191"/>
      <w:r w:rsidRPr="00557C2D">
        <w:rPr>
          <w:rFonts w:ascii="Verdana" w:hAnsi="Verdana"/>
          <w:sz w:val="20"/>
          <w:szCs w:val="20"/>
        </w:rPr>
        <w:t>Cel</w:t>
      </w:r>
      <w:bookmarkEnd w:id="3"/>
    </w:p>
    <w:p w14:paraId="39D496A0" w14:textId="2ECE8BCB" w:rsidR="00325A64" w:rsidRPr="00C50900" w:rsidRDefault="00434D4B" w:rsidP="00674043">
      <w:pPr>
        <w:jc w:val="both"/>
      </w:pPr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B4462">
        <w:t>.</w:t>
      </w:r>
      <w:r w:rsidR="000122D0">
        <w:t xml:space="preserve"> Jako </w:t>
      </w:r>
      <w:r w:rsidR="00E84015">
        <w:t xml:space="preserve">temat przewodni pakietu wybrano szeroko pojęty proces analizy danych oraz powiązany z nim proces modelowania regresyjnego </w:t>
      </w:r>
      <w:ins w:id="4" w:author="Filip Hałys" w:date="2024-11-16T13:38:00Z">
        <w:r w:rsidR="00FE6A37">
          <w:br/>
        </w:r>
      </w:ins>
      <w:r w:rsidR="00E84015">
        <w:t>i klasyfikacyjnego, za pomocą wybranych algorytmów uczenia maszynowego</w:t>
      </w:r>
      <w:r w:rsidR="001935E1">
        <w:t xml:space="preserve">.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</w:p>
    <w:p w14:paraId="2D8AAEAC" w14:textId="72DD8EEA" w:rsidR="00EB38F1" w:rsidRPr="00674043" w:rsidRDefault="00674043" w:rsidP="005673EE">
      <w:pPr>
        <w:jc w:val="both"/>
      </w:pPr>
      <w:r>
        <w:t xml:space="preserve">Głównym czynnikiem wpływającym na wybór tego tematu była ciekawość, w jaki sposób przebiega proces tworzenia pakietu 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Dodatkowo</w:t>
      </w:r>
      <w:r w:rsidR="75B2F8C6">
        <w:t xml:space="preserve">, celem było także </w:t>
      </w:r>
      <w:r w:rsidR="19B5002D">
        <w:t>wykonanie funkcjonalnego pakietu z którego mogą korzystać osoby uczące się analizy danych,</w:t>
      </w:r>
      <w:r w:rsidR="65989DDA">
        <w:t xml:space="preserve"> modelowania regresyjnego lub klasyfikacyjnego oraz </w:t>
      </w:r>
      <w:r w:rsidR="65D66995">
        <w:t>eksploracji danych.</w:t>
      </w:r>
    </w:p>
    <w:p w14:paraId="506546AD" w14:textId="77777777" w:rsidR="00EB38F1" w:rsidRDefault="00E2038D" w:rsidP="00EB38F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</w:rPr>
        <w:br w:type="page"/>
      </w:r>
      <w:r w:rsidR="00C43590" w:rsidRPr="00C43590">
        <w:rPr>
          <w:rFonts w:ascii="Verdana" w:hAnsi="Verdana"/>
          <w:sz w:val="28"/>
          <w:szCs w:val="28"/>
        </w:rPr>
        <w:lastRenderedPageBreak/>
        <w:t xml:space="preserve"> </w:t>
      </w:r>
      <w:bookmarkStart w:id="5" w:name="_Toc186895192"/>
      <w:r w:rsidR="00C43590" w:rsidRPr="00C43590">
        <w:rPr>
          <w:rFonts w:ascii="Verdana" w:hAnsi="Verdana"/>
          <w:sz w:val="28"/>
          <w:szCs w:val="28"/>
        </w:rPr>
        <w:t>TECHNOLOGIA I METOD</w:t>
      </w:r>
      <w:r w:rsidR="00EB38F1">
        <w:rPr>
          <w:rFonts w:ascii="Verdana" w:hAnsi="Verdana"/>
          <w:sz w:val="28"/>
          <w:szCs w:val="28"/>
        </w:rPr>
        <w:t>Y</w:t>
      </w:r>
      <w:bookmarkEnd w:id="5"/>
    </w:p>
    <w:p w14:paraId="48560D0C" w14:textId="77777777" w:rsidR="00DC1271" w:rsidRDefault="00EB38F1" w:rsidP="00DC1271">
      <w:pPr>
        <w:jc w:val="both"/>
        <w:rPr>
          <w:kern w:val="32"/>
        </w:rPr>
      </w:pPr>
      <w:r w:rsidRPr="521B4293">
        <w:rPr>
          <w:kern w:val="32"/>
        </w:rPr>
        <w:t>W tej sekcji skupiono się na wykorzystanych technologiach w projekcie</w:t>
      </w:r>
      <w:r w:rsidR="00DC1271">
        <w:rPr>
          <w:kern w:val="32"/>
        </w:rPr>
        <w:t xml:space="preserve">. </w:t>
      </w:r>
    </w:p>
    <w:p w14:paraId="74084E30" w14:textId="3551EE60" w:rsidR="00F15A82" w:rsidRDefault="00DC1271" w:rsidP="00DC1271">
      <w:pPr>
        <w:jc w:val="both"/>
        <w:rPr>
          <w:szCs w:val="20"/>
        </w:rPr>
      </w:pPr>
      <w:r>
        <w:rPr>
          <w:szCs w:val="20"/>
        </w:rPr>
        <w:t xml:space="preserve">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  <w:szCs w:val="2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Content>
          <w:r w:rsidR="00555E0B" w:rsidRPr="00555E0B">
            <w:rPr>
              <w:color w:val="000000"/>
              <w:szCs w:val="20"/>
            </w:rPr>
            <w:t>[1]</w:t>
          </w:r>
        </w:sdtContent>
      </w:sdt>
      <w:r w:rsidR="000412EA">
        <w:rPr>
          <w:color w:val="000000"/>
          <w:szCs w:val="20"/>
        </w:rPr>
        <w:t xml:space="preserve"> </w:t>
      </w:r>
      <w:r>
        <w:rPr>
          <w:szCs w:val="20"/>
        </w:rPr>
        <w:t xml:space="preserve">nieprzerwanie od ponad roku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</w:t>
      </w:r>
      <w:r>
        <w:rPr>
          <w:szCs w:val="20"/>
        </w:rPr>
        <w:br/>
        <w:t xml:space="preserve">i językiem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można określić jako mutualizm. Zdecydowanie tak szerokie wykorzystywanie modeli AI w dzisiejszym świecie jest spowodowane łatwością ich tworzenia, czy implementacji. W tworzeniu tego typu rozwiązań znacznie pomaga 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i dedykowane dla niego pakiety (między innymi </w:t>
      </w:r>
      <w:proofErr w:type="spellStart"/>
      <w:r>
        <w:rPr>
          <w:szCs w:val="20"/>
        </w:rPr>
        <w:t>PyTorch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scikit-learn</w:t>
      </w:r>
      <w:proofErr w:type="spellEnd"/>
      <w:r>
        <w:rPr>
          <w:szCs w:val="20"/>
        </w:rPr>
        <w:t xml:space="preserve">, czy </w:t>
      </w:r>
      <w:proofErr w:type="spellStart"/>
      <w:r>
        <w:rPr>
          <w:szCs w:val="20"/>
        </w:rPr>
        <w:t>Keras</w:t>
      </w:r>
      <w:proofErr w:type="spellEnd"/>
      <w:r>
        <w:rPr>
          <w:szCs w:val="20"/>
        </w:rPr>
        <w:t xml:space="preserve">). Z drugiej strony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znacznie zyskał na popularności. </w:t>
      </w:r>
    </w:p>
    <w:p w14:paraId="7F7A4E32" w14:textId="5E214659" w:rsidR="00EB38F1" w:rsidRDefault="00DC1271" w:rsidP="00F15A82">
      <w:pPr>
        <w:jc w:val="both"/>
        <w:rPr>
          <w:kern w:val="32"/>
        </w:rPr>
      </w:pPr>
      <w:r>
        <w:rPr>
          <w:szCs w:val="20"/>
        </w:rP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rPr>
          <w:szCs w:val="20"/>
        </w:rPr>
        <w:t>Pythona</w:t>
      </w:r>
      <w:proofErr w:type="spellEnd"/>
      <w:r>
        <w:rPr>
          <w:szCs w:val="20"/>
        </w:rPr>
        <w:t xml:space="preserve"> jest możliwość tworzenia własnych, personalizowanych pakietów dedykowanych dla określonych problemów. </w:t>
      </w:r>
    </w:p>
    <w:p w14:paraId="4B5BCE00" w14:textId="77777777" w:rsidR="00F15A82" w:rsidRPr="00EB38F1" w:rsidRDefault="00F15A82" w:rsidP="00F15A82">
      <w:pPr>
        <w:jc w:val="both"/>
      </w:pPr>
    </w:p>
    <w:p w14:paraId="4016A9AF" w14:textId="3B456AD0" w:rsidR="00EB38F1" w:rsidRPr="00EB38F1" w:rsidRDefault="00EB38F1" w:rsidP="002F0A06">
      <w:pPr>
        <w:pStyle w:val="Nagwek2"/>
      </w:pPr>
      <w:bookmarkStart w:id="6" w:name="_Toc186895193"/>
      <w:r>
        <w:t>Środowisko programistyczne</w:t>
      </w:r>
      <w:bookmarkEnd w:id="6"/>
    </w:p>
    <w:p w14:paraId="15DD8826" w14:textId="7C16D40A" w:rsidR="00834199" w:rsidRDefault="00EB38F1" w:rsidP="00834199">
      <w:pPr>
        <w:jc w:val="both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Content>
          <w:r w:rsidR="00555E0B" w:rsidRPr="00555E0B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 xml:space="preserve">Jest to jedno z dwóch głównych narzędzi wykorzystywanych do tworzenia oprogramowania w języku </w:t>
      </w:r>
      <w:proofErr w:type="spellStart"/>
      <w:r>
        <w:t>Python</w:t>
      </w:r>
      <w:proofErr w:type="spellEnd"/>
      <w:r w:rsidR="00834199">
        <w:t xml:space="preserve"> obok programu Microsoft Studio </w:t>
      </w:r>
      <w:proofErr w:type="spellStart"/>
      <w:r w:rsidR="00834199">
        <w:t>Code</w:t>
      </w:r>
      <w:proofErr w:type="spellEnd"/>
      <w:r w:rsidR="58E32AE9">
        <w:t xml:space="preserve">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Content>
          <w:r w:rsidR="00555E0B" w:rsidRPr="00555E0B">
            <w:rPr>
              <w:color w:val="000000"/>
            </w:rPr>
            <w:t>[3]</w:t>
          </w:r>
        </w:sdtContent>
      </w:sdt>
      <w:r w:rsidR="00B31A22">
        <w:rPr>
          <w:color w:val="FF0000"/>
        </w:rPr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3933C74A" w14:textId="77777777" w:rsidR="00834199" w:rsidRDefault="00834199" w:rsidP="002F0A06">
      <w:pPr>
        <w:pStyle w:val="Nagwek2"/>
      </w:pPr>
      <w:bookmarkStart w:id="7" w:name="_Toc186895194"/>
      <w:r w:rsidRPr="00834199">
        <w:t>Środowisko wirtualne</w:t>
      </w:r>
      <w:bookmarkEnd w:id="7"/>
    </w:p>
    <w:p w14:paraId="019E6E96" w14:textId="3609F8B6" w:rsidR="005B01C5" w:rsidRDefault="00834199" w:rsidP="00834199">
      <w:pPr>
        <w:jc w:val="both"/>
      </w:pPr>
      <w:r>
        <w:t xml:space="preserve">W projekcie wykorzystano również możliwość utworzenia własnego środowiska wirtualnego. Zainicjowano je za pomocą narzędzia „anaconda3”.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Content>
          <w:r w:rsidR="00555E0B" w:rsidRPr="00555E0B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2EB27AFD" w:rsidR="00834199" w:rsidRDefault="003C4194" w:rsidP="001C5DA9">
      <w:pPr>
        <w:jc w:val="both"/>
        <w:rPr>
          <w:szCs w:val="20"/>
        </w:rPr>
      </w:pPr>
      <w:r>
        <w:rPr>
          <w:szCs w:val="20"/>
        </w:rPr>
        <w:t>Na p</w:t>
      </w:r>
      <w:r w:rsidR="005B01C5">
        <w:rPr>
          <w:szCs w:val="20"/>
        </w:rPr>
        <w:t xml:space="preserve">oczątku w aplikacji </w:t>
      </w:r>
      <w:proofErr w:type="spellStart"/>
      <w:r w:rsidR="005B01C5">
        <w:rPr>
          <w:szCs w:val="20"/>
        </w:rPr>
        <w:t>Anaconda</w:t>
      </w:r>
      <w:proofErr w:type="spellEnd"/>
      <w:r w:rsidR="005B01C5">
        <w:rPr>
          <w:szCs w:val="20"/>
        </w:rPr>
        <w:t xml:space="preserve"> </w:t>
      </w:r>
      <w:proofErr w:type="spellStart"/>
      <w:r w:rsidR="005B01C5">
        <w:rPr>
          <w:szCs w:val="20"/>
        </w:rPr>
        <w:t>Navigator</w:t>
      </w:r>
      <w:proofErr w:type="spellEnd"/>
      <w:r w:rsidR="005B01C5">
        <w:rPr>
          <w:szCs w:val="20"/>
        </w:rPr>
        <w:t xml:space="preserve"> utworzono środowisko o nazwie ENV-FOR-ET i zapisano je w lokalizacji ‘~\anaconda3\</w:t>
      </w:r>
      <w:proofErr w:type="spellStart"/>
      <w:r w:rsidR="005B01C5">
        <w:rPr>
          <w:szCs w:val="20"/>
        </w:rPr>
        <w:t>envs</w:t>
      </w:r>
      <w:proofErr w:type="spellEnd"/>
      <w:r w:rsidR="005B01C5">
        <w:rPr>
          <w:szCs w:val="20"/>
        </w:rPr>
        <w:t xml:space="preserve">\ENV-FOR-ET’. Następnie dostosowano interpreter </w:t>
      </w:r>
      <w:proofErr w:type="spellStart"/>
      <w:r w:rsidR="005B01C5">
        <w:rPr>
          <w:szCs w:val="20"/>
        </w:rPr>
        <w:t>Pythona</w:t>
      </w:r>
      <w:proofErr w:type="spellEnd"/>
      <w:r w:rsidR="005B01C5">
        <w:rPr>
          <w:szCs w:val="20"/>
        </w:rPr>
        <w:t xml:space="preserve"> w </w:t>
      </w:r>
      <w:proofErr w:type="spellStart"/>
      <w:r w:rsidR="005B01C5">
        <w:rPr>
          <w:szCs w:val="20"/>
        </w:rPr>
        <w:t>Pycharmie</w:t>
      </w:r>
      <w:proofErr w:type="spellEnd"/>
      <w:r w:rsidR="005B01C5">
        <w:rPr>
          <w:szCs w:val="20"/>
        </w:rPr>
        <w:t>, w taki sposób aby kompilowany kod wywoływał się przy pomocy utworzonego wcześniej środowiska</w:t>
      </w:r>
      <w:r w:rsidR="001C5DA9">
        <w:rPr>
          <w:szCs w:val="20"/>
        </w:rPr>
        <w:t xml:space="preserve">. Po konfiguracji interpretera utworzono plik typu </w:t>
      </w:r>
      <w:proofErr w:type="spellStart"/>
      <w:r w:rsidR="001C5DA9">
        <w:rPr>
          <w:szCs w:val="20"/>
        </w:rPr>
        <w:t>yaml</w:t>
      </w:r>
      <w:proofErr w:type="spellEnd"/>
      <w:r w:rsidR="001C5DA9">
        <w:rPr>
          <w:szCs w:val="20"/>
        </w:rPr>
        <w:t xml:space="preserve">; </w:t>
      </w:r>
      <w:proofErr w:type="spellStart"/>
      <w:r w:rsidR="001C5DA9">
        <w:rPr>
          <w:szCs w:val="20"/>
        </w:rPr>
        <w:t>environment.yml</w:t>
      </w:r>
      <w:proofErr w:type="spellEnd"/>
      <w:r w:rsidR="001C5DA9">
        <w:rPr>
          <w:szCs w:val="20"/>
        </w:rPr>
        <w:t xml:space="preserve">. </w:t>
      </w:r>
      <w:r w:rsidR="00684A96">
        <w:rPr>
          <w:szCs w:val="20"/>
        </w:rPr>
        <w:t xml:space="preserve">Celem </w:t>
      </w:r>
      <w:r w:rsidR="00E22DF8">
        <w:rPr>
          <w:szCs w:val="20"/>
        </w:rPr>
        <w:t>jego</w:t>
      </w:r>
      <w:r w:rsidR="00684A96">
        <w:rPr>
          <w:szCs w:val="20"/>
        </w:rPr>
        <w:t xml:space="preserve"> </w:t>
      </w:r>
      <w:r w:rsidR="00B30E1D">
        <w:rPr>
          <w:szCs w:val="20"/>
        </w:rPr>
        <w:t>u</w:t>
      </w:r>
      <w:r w:rsidR="00684A96">
        <w:rPr>
          <w:szCs w:val="20"/>
        </w:rPr>
        <w:t>tworzenia</w:t>
      </w:r>
      <w:r w:rsidR="001C5DA9">
        <w:rPr>
          <w:szCs w:val="20"/>
        </w:rPr>
        <w:t xml:space="preserve"> </w:t>
      </w:r>
      <w:r w:rsidR="00684A96">
        <w:rPr>
          <w:szCs w:val="20"/>
        </w:rPr>
        <w:t>było</w:t>
      </w:r>
      <w:r w:rsidR="001C5DA9">
        <w:rPr>
          <w:szCs w:val="20"/>
        </w:rPr>
        <w:t xml:space="preserve"> ułatwi</w:t>
      </w:r>
      <w:r w:rsidR="00684A96">
        <w:rPr>
          <w:szCs w:val="20"/>
        </w:rPr>
        <w:t>enie</w:t>
      </w:r>
      <w:r w:rsidR="001C5DA9">
        <w:rPr>
          <w:szCs w:val="20"/>
        </w:rPr>
        <w:t xml:space="preserve"> zarządzani</w:t>
      </w:r>
      <w:r w:rsidR="00684A96">
        <w:rPr>
          <w:szCs w:val="20"/>
        </w:rPr>
        <w:t>a</w:t>
      </w:r>
      <w:r w:rsidR="001C5DA9">
        <w:rPr>
          <w:szCs w:val="20"/>
        </w:rPr>
        <w:t xml:space="preserve"> pakietami wewnątrz środowiska wirtualnego. </w:t>
      </w:r>
      <w:r w:rsidR="00E22DF8">
        <w:rPr>
          <w:szCs w:val="20"/>
        </w:rPr>
        <w:t xml:space="preserve">Poniżej na Rys. </w:t>
      </w:r>
      <w:r w:rsidR="00AB4274">
        <w:rPr>
          <w:szCs w:val="20"/>
        </w:rPr>
        <w:t>2.</w:t>
      </w:r>
      <w:r w:rsidR="00E22DF8">
        <w:rPr>
          <w:szCs w:val="20"/>
        </w:rPr>
        <w:t xml:space="preserve">1 zaprezentowano </w:t>
      </w:r>
      <w:r w:rsidR="000E2DA0">
        <w:rPr>
          <w:szCs w:val="20"/>
        </w:rPr>
        <w:t xml:space="preserve">jego </w:t>
      </w:r>
      <w:r w:rsidR="00E22DF8">
        <w:rPr>
          <w:szCs w:val="20"/>
        </w:rPr>
        <w:t>zawartość:</w:t>
      </w:r>
    </w:p>
    <w:p w14:paraId="4E42CE66" w14:textId="790280F4" w:rsidR="00E22DF8" w:rsidRPr="004965CF" w:rsidRDefault="00EB7335" w:rsidP="00B30E1D">
      <w:pPr>
        <w:jc w:val="center"/>
        <w:rPr>
          <w:i/>
          <w:i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6F5E465" wp14:editId="3193D252">
            <wp:extent cx="2438400" cy="2057400"/>
            <wp:effectExtent l="0" t="0" r="0" b="0"/>
            <wp:docPr id="2" name="Obraz 6362380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36238082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E1D">
        <w:br/>
      </w:r>
      <w:r w:rsidR="00E22DF8" w:rsidRPr="004965CF">
        <w:rPr>
          <w:i/>
          <w:iCs/>
          <w:sz w:val="16"/>
          <w:szCs w:val="16"/>
        </w:rPr>
        <w:t xml:space="preserve">Rys. </w:t>
      </w:r>
      <w:r w:rsidR="00AB4274">
        <w:rPr>
          <w:i/>
          <w:iCs/>
          <w:sz w:val="16"/>
          <w:szCs w:val="16"/>
        </w:rPr>
        <w:t>2.</w:t>
      </w:r>
      <w:r w:rsidR="00E22DF8" w:rsidRPr="004965CF">
        <w:rPr>
          <w:i/>
          <w:iCs/>
          <w:sz w:val="16"/>
          <w:szCs w:val="16"/>
        </w:rPr>
        <w:t xml:space="preserve">1 – zawartość pliku </w:t>
      </w:r>
      <w:proofErr w:type="spellStart"/>
      <w:r w:rsidR="00E22DF8" w:rsidRPr="004965CF">
        <w:rPr>
          <w:i/>
          <w:iCs/>
          <w:sz w:val="16"/>
          <w:szCs w:val="16"/>
        </w:rPr>
        <w:t>environemnt.yml</w:t>
      </w:r>
      <w:proofErr w:type="spellEnd"/>
    </w:p>
    <w:p w14:paraId="75521C2B" w14:textId="77777777" w:rsidR="00254D5C" w:rsidRDefault="00254D5C" w:rsidP="00E22DF8">
      <w:pPr>
        <w:jc w:val="center"/>
        <w:rPr>
          <w:noProof/>
          <w:szCs w:val="20"/>
        </w:rPr>
      </w:pPr>
    </w:p>
    <w:p w14:paraId="7F4E547B" w14:textId="3B025DB4" w:rsidR="001C5DA9" w:rsidRDefault="00EC29FA" w:rsidP="001C5DA9">
      <w:pPr>
        <w:jc w:val="both"/>
        <w:rPr>
          <w:szCs w:val="20"/>
        </w:rPr>
      </w:pPr>
      <w:r>
        <w:rPr>
          <w:szCs w:val="20"/>
        </w:rPr>
        <w:t xml:space="preserve">W kolejnym etapie </w:t>
      </w:r>
      <w:r w:rsidR="00254D5C">
        <w:rPr>
          <w:szCs w:val="20"/>
        </w:rPr>
        <w:t xml:space="preserve">zainstalowano narzędzie </w:t>
      </w:r>
      <w:proofErr w:type="spellStart"/>
      <w:r w:rsidR="00254D5C">
        <w:rPr>
          <w:szCs w:val="20"/>
        </w:rPr>
        <w:t>conda</w:t>
      </w:r>
      <w:proofErr w:type="spellEnd"/>
      <w:r w:rsidR="00254D5C">
        <w:rPr>
          <w:szCs w:val="20"/>
        </w:rPr>
        <w:t>-lock. Jego z</w:t>
      </w:r>
      <w:r w:rsidR="00B30E1D">
        <w:rPr>
          <w:szCs w:val="20"/>
        </w:rPr>
        <w:t>a</w:t>
      </w:r>
      <w:r w:rsidR="00254D5C">
        <w:rPr>
          <w:szCs w:val="20"/>
        </w:rPr>
        <w:t>daniem jest blokowanie wersji pakietów, co może być pomocne przy próbie odtworzenia jeden do jeden środowiska, np. na innym urządzeniu. Po instalacji zablokowano wersje pakietów. W celu instalacji i stworzenia blokady wykorzystano polecenia:</w:t>
      </w:r>
    </w:p>
    <w:p w14:paraId="5FD51B06" w14:textId="34FFCA4D" w:rsidR="00254D5C" w:rsidRPr="00254D5C" w:rsidRDefault="00254D5C" w:rsidP="00254D5C">
      <w:pPr>
        <w:rPr>
          <w:szCs w:val="20"/>
          <w:lang w:val="en-US"/>
        </w:rPr>
      </w:pP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 install -c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-forge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>-lock</w:t>
      </w:r>
      <w:r w:rsidRPr="00254D5C">
        <w:rPr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 w:rsidRPr="00254D5C">
        <w:rPr>
          <w:szCs w:val="20"/>
          <w:lang w:val="en-US"/>
        </w:rPr>
        <w:t xml:space="preserve"> </w:t>
      </w:r>
      <w:proofErr w:type="spellStart"/>
      <w:r w:rsidRPr="00254D5C">
        <w:rPr>
          <w:szCs w:val="20"/>
          <w:lang w:val="en-US"/>
        </w:rPr>
        <w:t>in</w:t>
      </w:r>
      <w:r>
        <w:rPr>
          <w:szCs w:val="20"/>
          <w:lang w:val="en-US"/>
        </w:rPr>
        <w:t>stalacja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narzędzia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cond</w:t>
      </w:r>
      <w:proofErr w:type="spellEnd"/>
      <w:r>
        <w:rPr>
          <w:szCs w:val="20"/>
          <w:lang w:val="en-US"/>
        </w:rPr>
        <w:t>-lock</w:t>
      </w:r>
      <w:r w:rsidRPr="00254D5C">
        <w:rPr>
          <w:szCs w:val="20"/>
          <w:lang w:val="en-US"/>
        </w:rPr>
        <w:br/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-lock lock --file </w:t>
      </w:r>
      <w:proofErr w:type="spellStart"/>
      <w:r w:rsidRPr="00254D5C">
        <w:rPr>
          <w:i/>
          <w:iCs/>
          <w:szCs w:val="20"/>
          <w:lang w:val="en-US"/>
        </w:rPr>
        <w:t>environment.yml</w:t>
      </w:r>
      <w:proofErr w:type="spellEnd"/>
      <w:r>
        <w:rPr>
          <w:szCs w:val="20"/>
          <w:lang w:val="en-US"/>
        </w:rPr>
        <w:t xml:space="preserve"> – </w:t>
      </w:r>
      <w:proofErr w:type="spellStart"/>
      <w:r>
        <w:rPr>
          <w:szCs w:val="20"/>
          <w:lang w:val="en-US"/>
        </w:rPr>
        <w:t>utworzenie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blokady</w:t>
      </w:r>
      <w:proofErr w:type="spellEnd"/>
      <w:r>
        <w:rPr>
          <w:szCs w:val="20"/>
          <w:lang w:val="en-US"/>
        </w:rPr>
        <w:t xml:space="preserve"> </w:t>
      </w:r>
    </w:p>
    <w:p w14:paraId="19DA018E" w14:textId="77777777" w:rsidR="00254D5C" w:rsidRPr="00254D5C" w:rsidRDefault="00254D5C" w:rsidP="001C5DA9">
      <w:pPr>
        <w:jc w:val="both"/>
        <w:rPr>
          <w:szCs w:val="20"/>
          <w:lang w:val="en-US"/>
        </w:rPr>
      </w:pPr>
    </w:p>
    <w:p w14:paraId="7E92C92F" w14:textId="6A29CF59" w:rsidR="00EC29FA" w:rsidRDefault="000E2DA0" w:rsidP="001C5DA9">
      <w:pPr>
        <w:jc w:val="both"/>
        <w:rPr>
          <w:szCs w:val="20"/>
        </w:rPr>
      </w:pPr>
      <w:r>
        <w:rPr>
          <w:szCs w:val="20"/>
        </w:rPr>
        <w:t xml:space="preserve">Początkowo nie zadeklarowano </w:t>
      </w:r>
      <w:r w:rsidR="00021555">
        <w:rPr>
          <w:szCs w:val="20"/>
        </w:rPr>
        <w:t xml:space="preserve">wszystkich </w:t>
      </w:r>
      <w:r>
        <w:rPr>
          <w:szCs w:val="20"/>
        </w:rPr>
        <w:t>niezbędnych pakietów w sekcji ‘</w:t>
      </w:r>
      <w:proofErr w:type="spellStart"/>
      <w:r>
        <w:rPr>
          <w:szCs w:val="20"/>
        </w:rPr>
        <w:t>dependencies</w:t>
      </w:r>
      <w:proofErr w:type="spellEnd"/>
      <w:r>
        <w:rPr>
          <w:szCs w:val="20"/>
        </w:rPr>
        <w:t>’. Kolejne pakiety dołączano do środowiska wraz z rozwojem projektu</w:t>
      </w:r>
      <w:r w:rsidR="00EC29FA">
        <w:rPr>
          <w:szCs w:val="20"/>
        </w:rPr>
        <w:t xml:space="preserve"> przy pomocy poleceń:</w:t>
      </w:r>
    </w:p>
    <w:p w14:paraId="25FE7C4D" w14:textId="77777777" w:rsidR="00254D5C" w:rsidRDefault="00EC29FA" w:rsidP="00EC29FA">
      <w:pPr>
        <w:jc w:val="both"/>
        <w:rPr>
          <w:i/>
          <w:iCs/>
          <w:szCs w:val="20"/>
        </w:rPr>
      </w:pPr>
      <w:proofErr w:type="spellStart"/>
      <w:r w:rsidRPr="00EC29FA">
        <w:rPr>
          <w:i/>
          <w:iCs/>
          <w:szCs w:val="20"/>
        </w:rPr>
        <w:t>conda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activate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base</w:t>
      </w:r>
      <w:proofErr w:type="spellEnd"/>
      <w:r w:rsidRPr="00EC29FA">
        <w:rPr>
          <w:i/>
          <w:iCs/>
          <w:szCs w:val="20"/>
        </w:rPr>
        <w:t xml:space="preserve"> </w:t>
      </w:r>
      <w:r w:rsidRPr="00EC29FA">
        <w:rPr>
          <w:szCs w:val="20"/>
        </w:rPr>
        <w:t xml:space="preserve">– aktywowanie domyślnego środowiska </w:t>
      </w:r>
      <w:proofErr w:type="spellStart"/>
      <w:r w:rsidRPr="00EC29FA">
        <w:rPr>
          <w:szCs w:val="20"/>
        </w:rPr>
        <w:t>Condy</w:t>
      </w:r>
      <w:proofErr w:type="spellEnd"/>
    </w:p>
    <w:p w14:paraId="7745F134" w14:textId="6726F479" w:rsidR="00EC29FA" w:rsidRPr="00021555" w:rsidRDefault="00EC29FA" w:rsidP="00EC29FA">
      <w:pPr>
        <w:jc w:val="both"/>
        <w:rPr>
          <w:i/>
          <w:iCs/>
          <w:szCs w:val="20"/>
        </w:rPr>
      </w:pPr>
      <w:proofErr w:type="spellStart"/>
      <w:r w:rsidRPr="00021555">
        <w:rPr>
          <w:i/>
          <w:iCs/>
          <w:szCs w:val="20"/>
        </w:rPr>
        <w:t>conda</w:t>
      </w:r>
      <w:proofErr w:type="spellEnd"/>
      <w:r w:rsidRPr="00021555">
        <w:rPr>
          <w:i/>
          <w:iCs/>
          <w:szCs w:val="20"/>
        </w:rPr>
        <w:t xml:space="preserve">-lock -f </w:t>
      </w:r>
      <w:proofErr w:type="spellStart"/>
      <w:r w:rsidRPr="00021555">
        <w:rPr>
          <w:i/>
          <w:iCs/>
          <w:szCs w:val="20"/>
        </w:rPr>
        <w:t>environment.yml</w:t>
      </w:r>
      <w:proofErr w:type="spellEnd"/>
      <w:r w:rsidRPr="00021555">
        <w:rPr>
          <w:i/>
          <w:iCs/>
          <w:szCs w:val="20"/>
        </w:rPr>
        <w:t xml:space="preserve"> – </w:t>
      </w:r>
      <w:r w:rsidRPr="00021555">
        <w:rPr>
          <w:szCs w:val="20"/>
        </w:rPr>
        <w:t xml:space="preserve">stworzenie </w:t>
      </w:r>
      <w:r w:rsidR="00021555" w:rsidRPr="00021555">
        <w:rPr>
          <w:szCs w:val="20"/>
        </w:rPr>
        <w:t>na n</w:t>
      </w:r>
      <w:r w:rsidR="00021555">
        <w:rPr>
          <w:szCs w:val="20"/>
        </w:rPr>
        <w:t xml:space="preserve">owo </w:t>
      </w:r>
      <w:r w:rsidRPr="00021555">
        <w:rPr>
          <w:szCs w:val="20"/>
        </w:rPr>
        <w:t xml:space="preserve">pliku </w:t>
      </w:r>
      <w:proofErr w:type="spellStart"/>
      <w:r w:rsidRPr="00021555">
        <w:rPr>
          <w:szCs w:val="20"/>
        </w:rPr>
        <w:t>conda-lock.yml</w:t>
      </w:r>
      <w:proofErr w:type="spellEnd"/>
    </w:p>
    <w:p w14:paraId="7D8DFDC2" w14:textId="0F6A8D4F" w:rsidR="001C5DA9" w:rsidRDefault="00EC29FA" w:rsidP="00EC29FA">
      <w:pPr>
        <w:jc w:val="both"/>
        <w:rPr>
          <w:szCs w:val="20"/>
          <w:lang w:val="en-US"/>
        </w:rPr>
      </w:pPr>
      <w:proofErr w:type="spellStart"/>
      <w:r w:rsidRPr="00EC29FA">
        <w:rPr>
          <w:i/>
          <w:iCs/>
          <w:szCs w:val="20"/>
          <w:lang w:val="en-US"/>
        </w:rPr>
        <w:t>conda</w:t>
      </w:r>
      <w:proofErr w:type="spellEnd"/>
      <w:r w:rsidRPr="00EC29FA">
        <w:rPr>
          <w:i/>
          <w:iCs/>
          <w:szCs w:val="20"/>
          <w:lang w:val="en-US"/>
        </w:rPr>
        <w:t xml:space="preserve">-lock install --name </w:t>
      </w:r>
      <w:r w:rsidR="00021555">
        <w:rPr>
          <w:i/>
          <w:iCs/>
          <w:szCs w:val="20"/>
          <w:lang w:val="en-US"/>
        </w:rPr>
        <w:t>ENV-FOR-ET</w:t>
      </w:r>
      <w:r w:rsidRPr="00EC29FA">
        <w:rPr>
          <w:i/>
          <w:iCs/>
          <w:szCs w:val="20"/>
          <w:lang w:val="en-US"/>
        </w:rPr>
        <w:t xml:space="preserve"> </w:t>
      </w:r>
      <w:proofErr w:type="spellStart"/>
      <w:r w:rsidRPr="00EC29FA">
        <w:rPr>
          <w:i/>
          <w:iCs/>
          <w:szCs w:val="20"/>
          <w:lang w:val="en-US"/>
        </w:rPr>
        <w:t>conda-lock.yml</w:t>
      </w:r>
      <w:proofErr w:type="spellEnd"/>
      <w:r w:rsidR="000E2DA0" w:rsidRPr="00EC29FA">
        <w:rPr>
          <w:i/>
          <w:iCs/>
          <w:szCs w:val="20"/>
          <w:lang w:val="en-US"/>
        </w:rPr>
        <w:t xml:space="preserve"> </w:t>
      </w:r>
      <w:r w:rsidRPr="00EC29FA">
        <w:rPr>
          <w:szCs w:val="20"/>
          <w:lang w:val="en-US"/>
        </w:rPr>
        <w:t xml:space="preserve">– </w:t>
      </w:r>
      <w:proofErr w:type="spellStart"/>
      <w:r w:rsidRPr="00EC29FA">
        <w:rPr>
          <w:szCs w:val="20"/>
          <w:lang w:val="en-US"/>
        </w:rPr>
        <w:t>instalacja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pakietów</w:t>
      </w:r>
      <w:proofErr w:type="spellEnd"/>
      <w:r w:rsidRPr="00EC29FA">
        <w:rPr>
          <w:szCs w:val="20"/>
          <w:lang w:val="en-US"/>
        </w:rPr>
        <w:t xml:space="preserve"> za </w:t>
      </w:r>
      <w:proofErr w:type="spellStart"/>
      <w:r w:rsidRPr="00EC29FA">
        <w:rPr>
          <w:szCs w:val="20"/>
          <w:lang w:val="en-US"/>
        </w:rPr>
        <w:t>pomocą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pliku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conda-lock.yml</w:t>
      </w:r>
      <w:proofErr w:type="spellEnd"/>
      <w:r w:rsidR="000E2DA0" w:rsidRPr="00EC29FA">
        <w:rPr>
          <w:szCs w:val="20"/>
          <w:lang w:val="en-US"/>
        </w:rPr>
        <w:t xml:space="preserve">   </w:t>
      </w:r>
    </w:p>
    <w:p w14:paraId="4EF0BD8D" w14:textId="77777777" w:rsidR="008F77EA" w:rsidRDefault="008F77EA" w:rsidP="00EC29FA">
      <w:pPr>
        <w:jc w:val="both"/>
        <w:rPr>
          <w:szCs w:val="20"/>
          <w:lang w:val="en-US"/>
        </w:rPr>
      </w:pPr>
    </w:p>
    <w:p w14:paraId="3BF482F3" w14:textId="377C2427" w:rsidR="008F77EA" w:rsidRDefault="008F77EA" w:rsidP="002F0A06">
      <w:pPr>
        <w:pStyle w:val="Nagwek2"/>
        <w:rPr>
          <w:lang w:val="en-US"/>
        </w:rPr>
      </w:pPr>
      <w:bookmarkStart w:id="8" w:name="_Toc186895195"/>
      <w:proofErr w:type="spellStart"/>
      <w:r>
        <w:rPr>
          <w:lang w:val="en-US"/>
        </w:rPr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8"/>
      <w:proofErr w:type="spellEnd"/>
    </w:p>
    <w:p w14:paraId="5EACA104" w14:textId="3377FB0B" w:rsidR="00E7591F" w:rsidRDefault="008F77EA" w:rsidP="008F77EA">
      <w:pPr>
        <w:jc w:val="both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>Po pierwsze utworzono pusty folder, będący głównym folderem pakietu. Nadano mu nazwę „</w:t>
      </w:r>
      <w:proofErr w:type="spellStart"/>
      <w:r w:rsidR="00E7591F">
        <w:t>datamining</w:t>
      </w:r>
      <w:proofErr w:type="spellEnd"/>
      <w:r w:rsidR="00E7591F">
        <w:t xml:space="preserve">”.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E7591F">
        <w:t>:</w:t>
      </w:r>
    </w:p>
    <w:p w14:paraId="51EE6AFE" w14:textId="581621B1" w:rsidR="000E2DA0" w:rsidRDefault="00EB7335" w:rsidP="00EB00B3">
      <w:pPr>
        <w:jc w:val="center"/>
      </w:pPr>
      <w:r>
        <w:rPr>
          <w:noProof/>
        </w:rPr>
        <w:lastRenderedPageBreak/>
        <w:drawing>
          <wp:inline distT="0" distB="0" distL="0" distR="0" wp14:anchorId="25973D29" wp14:editId="3C1C5F54">
            <wp:extent cx="3352800" cy="1828800"/>
            <wp:effectExtent l="0" t="0" r="0" b="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1F"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zawartość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D672977" w14:textId="77777777" w:rsidR="00EB00B3" w:rsidRPr="00EB00B3" w:rsidRDefault="00EB00B3" w:rsidP="00EB00B3">
      <w:pPr>
        <w:jc w:val="center"/>
      </w:pPr>
    </w:p>
    <w:p w14:paraId="37024B05" w14:textId="1764AA30" w:rsidR="006175C8" w:rsidRDefault="00EB00B3" w:rsidP="006175C8">
      <w:pPr>
        <w:jc w:val="both"/>
      </w:pPr>
      <w:r>
        <w:t xml:space="preserve">W pliku tym zadeklarowano nazwę pakietu (zgodną z nazwą folderu) oraz jego wersję (0.0.0). Wskazano również, iż zawartość pakietu jest kompatybilna </w:t>
      </w:r>
      <w:ins w:id="9" w:author="Filip Hałys" w:date="2024-11-16T13:38:00Z">
        <w:r w:rsidR="00FE6A37">
          <w:br/>
        </w:r>
      </w:ins>
      <w:r>
        <w:t>z zawartością utworzonego w kroku pierwszym folderu.</w:t>
      </w:r>
      <w:r w:rsidR="00A50FE0">
        <w:t xml:space="preserve"> Finalnie wywołano </w:t>
      </w:r>
      <w:r w:rsidR="006175C8">
        <w:t xml:space="preserve">polecenie: ‘pip </w:t>
      </w:r>
      <w:proofErr w:type="spellStart"/>
      <w:r w:rsidR="006175C8">
        <w:t>install</w:t>
      </w:r>
      <w:proofErr w:type="spellEnd"/>
      <w:r w:rsidR="006175C8">
        <w:t xml:space="preserve"> -e .’ w celu instalacji pakietu. </w:t>
      </w:r>
    </w:p>
    <w:p w14:paraId="591EF531" w14:textId="12775EDF" w:rsidR="006175C8" w:rsidRDefault="006175C8" w:rsidP="006175C8">
      <w:pPr>
        <w:jc w:val="both"/>
        <w:rPr>
          <w:szCs w:val="20"/>
        </w:rPr>
      </w:pPr>
      <w:r>
        <w:rPr>
          <w:szCs w:val="20"/>
        </w:rPr>
        <w:t xml:space="preserve">Od tego momentu każda napisana funkcja lub klasa obiektów wewnątrz folderu </w:t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14902B4D" w14:textId="77777777" w:rsidR="006175C8" w:rsidRDefault="006175C8" w:rsidP="006175C8">
      <w:pPr>
        <w:jc w:val="both"/>
        <w:rPr>
          <w:szCs w:val="20"/>
        </w:rPr>
      </w:pPr>
    </w:p>
    <w:p w14:paraId="219169BA" w14:textId="14B7717F" w:rsidR="000D1F6D" w:rsidRDefault="000D1F6D" w:rsidP="002F0A06">
      <w:pPr>
        <w:pStyle w:val="Nagwek2"/>
      </w:pPr>
      <w:bookmarkStart w:id="10" w:name="_Toc186895196"/>
      <w:r>
        <w:t>System kontroli wersji</w:t>
      </w:r>
      <w:bookmarkEnd w:id="10"/>
    </w:p>
    <w:p w14:paraId="3223E858" w14:textId="656915E6" w:rsidR="00EA20CC" w:rsidRPr="00EA20CC" w:rsidRDefault="00EA20CC" w:rsidP="00341FD8">
      <w:pPr>
        <w:jc w:val="both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933FAA" w14:textId="02A0A5CF" w:rsidR="00EB00B3" w:rsidRDefault="00EB00B3" w:rsidP="001C5DA9">
      <w:pPr>
        <w:jc w:val="both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1C5DA9">
      <w:pPr>
        <w:jc w:val="both"/>
        <w:rPr>
          <w:szCs w:val="20"/>
        </w:rPr>
        <w:sectPr w:rsidR="00EB00B3" w:rsidRPr="008F77EA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1683C7B6" w:rsidR="00C6575F" w:rsidRPr="00C6575F" w:rsidRDefault="00A212DD" w:rsidP="00C6575F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8F77EA">
        <w:rPr>
          <w:rFonts w:ascii="Verdana" w:hAnsi="Verdana"/>
          <w:sz w:val="28"/>
          <w:szCs w:val="28"/>
        </w:rPr>
        <w:lastRenderedPageBreak/>
        <w:t xml:space="preserve"> </w:t>
      </w:r>
      <w:bookmarkStart w:id="11" w:name="_Toc186895197"/>
      <w:r w:rsidR="00C43590" w:rsidRPr="00C43590">
        <w:rPr>
          <w:rFonts w:ascii="Verdana" w:hAnsi="Verdana"/>
          <w:sz w:val="28"/>
          <w:szCs w:val="28"/>
        </w:rPr>
        <w:t>OGÓLNY OPIS PAKIET</w:t>
      </w:r>
      <w:r w:rsidR="00583DA5">
        <w:rPr>
          <w:rFonts w:ascii="Verdana" w:hAnsi="Verdana"/>
          <w:sz w:val="28"/>
          <w:szCs w:val="28"/>
        </w:rPr>
        <w:t>U</w:t>
      </w:r>
      <w:bookmarkEnd w:id="11"/>
    </w:p>
    <w:p w14:paraId="1519E83F" w14:textId="5366B2C7" w:rsidR="00902EC2" w:rsidRDefault="00902EC2" w:rsidP="00C6575F">
      <w:pPr>
        <w:jc w:val="both"/>
      </w:pPr>
      <w:r>
        <w:t xml:space="preserve">Pakiet nazwano </w:t>
      </w:r>
      <w:r w:rsidR="00560508">
        <w:t>„</w:t>
      </w:r>
      <w:proofErr w:type="spellStart"/>
      <w:r>
        <w:t>datamining</w:t>
      </w:r>
      <w:proofErr w:type="spellEnd"/>
      <w:r w:rsidR="00560508">
        <w:t>”</w:t>
      </w:r>
      <w:r>
        <w:t>. W jego skład wchodzi dokładnie 6 podmodułów:</w:t>
      </w:r>
    </w:p>
    <w:p w14:paraId="76F07216" w14:textId="0EAE13D7" w:rsidR="00902EC2" w:rsidRDefault="00902EC2" w:rsidP="00C6575F">
      <w:pPr>
        <w:numPr>
          <w:ilvl w:val="0"/>
          <w:numId w:val="10"/>
        </w:numPr>
        <w:jc w:val="both"/>
      </w:pPr>
      <w:r w:rsidRPr="00C2070A">
        <w:rPr>
          <w:b/>
          <w:bCs/>
        </w:rPr>
        <w:t>_</w:t>
      </w:r>
      <w:proofErr w:type="spellStart"/>
      <w:r w:rsidRPr="00C2070A">
        <w:rPr>
          <w:b/>
          <w:bCs/>
        </w:rPr>
        <w:t>errors</w:t>
      </w:r>
      <w:proofErr w:type="spellEnd"/>
      <w:r>
        <w:t xml:space="preserve"> – podmoduł pomocniczy, niewidzialny z perspektywy użytkownika</w:t>
      </w:r>
      <w:r w:rsidR="00C6575F">
        <w:t>, głównie przeznaczony do wyświetlania informacji o błędach popełnionych przez użytkownika w momencie tworzenia obiektu klasy lub wywoływania funkcji</w:t>
      </w:r>
      <w:r w:rsidR="004D5CC0">
        <w:t>,</w:t>
      </w:r>
    </w:p>
    <w:p w14:paraId="79AF4720" w14:textId="473BE7C9" w:rsidR="00902EC2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check</w:t>
      </w:r>
      <w:proofErr w:type="spellEnd"/>
      <w:r>
        <w:t xml:space="preserve"> – podmoduł służący do zaznajamiania się z ramką danych przez użytkownika, przechowujący funkcje wyświetlające podstawowe statystyki badanych danych</w:t>
      </w:r>
      <w:r w:rsidR="004D5CC0">
        <w:t>,</w:t>
      </w:r>
    </w:p>
    <w:p w14:paraId="11AA2C27" w14:textId="488189D7" w:rsidR="00C6575F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‘czyszczenia’ danych</w:t>
      </w:r>
      <w:r w:rsidR="004D5CC0">
        <w:t>,</w:t>
      </w:r>
    </w:p>
    <w:p w14:paraId="290869E5" w14:textId="35A9A7AB" w:rsidR="004D5CC0" w:rsidRDefault="00531650" w:rsidP="00C6575F">
      <w:pPr>
        <w:numPr>
          <w:ilvl w:val="0"/>
          <w:numId w:val="10"/>
        </w:numPr>
        <w:jc w:val="both"/>
      </w:pPr>
      <w:proofErr w:type="spellStart"/>
      <w:r>
        <w:rPr>
          <w:b/>
          <w:bCs/>
        </w:rPr>
        <w:t>transformations</w:t>
      </w:r>
      <w:proofErr w:type="spellEnd"/>
      <w:r w:rsidR="004D5CC0">
        <w:t xml:space="preserve"> – rozbudowany podmoduł przechowujący funkcje </w:t>
      </w:r>
      <w:r>
        <w:t>transformujące</w:t>
      </w:r>
      <w:r w:rsidR="004D5CC0">
        <w:t xml:space="preserve"> zestaw danych</w:t>
      </w:r>
      <w:r w:rsidR="51292262">
        <w:t>,</w:t>
      </w:r>
    </w:p>
    <w:p w14:paraId="6DF8752A" w14:textId="0846FE46" w:rsidR="004D5CC0" w:rsidRDefault="004D5CC0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4F99472C" w:rsidR="00211265" w:rsidRDefault="00211265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902EC2"/>
    <w:p w14:paraId="3A6F6A80" w14:textId="113DE12F" w:rsidR="00831450" w:rsidRDefault="00831450" w:rsidP="002F0A06">
      <w:pPr>
        <w:pStyle w:val="Nagwek2"/>
      </w:pPr>
      <w:bookmarkStart w:id="12" w:name="_Toc186895198"/>
      <w:r>
        <w:t xml:space="preserve">STANDARDY TWORZENIA </w:t>
      </w:r>
      <w:r w:rsidR="00C44334">
        <w:t>POSZCZEGÓLNYCH PODMODUŁÓW</w:t>
      </w:r>
      <w:bookmarkEnd w:id="12"/>
    </w:p>
    <w:p w14:paraId="2EB4DC1B" w14:textId="4BC9CAB0" w:rsidR="00304BB6" w:rsidRDefault="005673EE" w:rsidP="00304BB6">
      <w:r>
        <w:t>Każ</w:t>
      </w:r>
      <w:r w:rsidR="009F425C">
        <w:t>da f</w:t>
      </w:r>
    </w:p>
    <w:p w14:paraId="3E0AE0E7" w14:textId="7C2D70FE" w:rsidR="00C44334" w:rsidRDefault="00C44334" w:rsidP="002F0A06">
      <w:pPr>
        <w:pStyle w:val="Nagwek2"/>
      </w:pPr>
      <w:bookmarkStart w:id="13" w:name="_Toc186895199"/>
      <w:r>
        <w:t>WYKORZYSTANE PAKIETY</w:t>
      </w:r>
      <w:bookmarkEnd w:id="13"/>
    </w:p>
    <w:p w14:paraId="1D34B50D" w14:textId="23F1DEF1" w:rsidR="00902EC2" w:rsidRDefault="00B62523" w:rsidP="00B62523">
      <w:pPr>
        <w:jc w:val="both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3.12. Była to najnowsza wersja tego języka na czas pisania pracy.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Tworząc środowisko wirtualne założono minimalne wersje pakietów (Rys. 2.2). Poniżej przedstawiono listę </w:t>
      </w:r>
      <w:r w:rsidR="00346B74">
        <w:t xml:space="preserve">zaimportowanych </w:t>
      </w:r>
      <w:r w:rsidR="00346B74">
        <w:t xml:space="preserve">pakietów oraz ich dokładnych wersji używanych do implementacji pakietu: </w:t>
      </w:r>
    </w:p>
    <w:p w14:paraId="3ACF8500" w14:textId="79BC24AC" w:rsidR="00B62523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Pandas</w:t>
      </w:r>
      <w:proofErr w:type="spellEnd"/>
      <w:r>
        <w:t xml:space="preserve"> w wersji 2.2</w:t>
      </w:r>
      <w:r w:rsidR="003A5292">
        <w:t>.2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4A8C8020" w14:textId="0BED1F5B" w:rsidR="003A5292" w:rsidRDefault="003A5292" w:rsidP="00B62523">
      <w:pPr>
        <w:pStyle w:val="Akapitzlist"/>
        <w:numPr>
          <w:ilvl w:val="0"/>
          <w:numId w:val="25"/>
        </w:numPr>
        <w:jc w:val="both"/>
      </w:pPr>
      <w:r>
        <w:t>Pip w wersji 24.0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"/>
          <w:id w:val="1656332083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[6]</w:t>
          </w:r>
        </w:sdtContent>
      </w:sdt>
      <w:r w:rsidR="00346B74">
        <w:t>,</w:t>
      </w:r>
    </w:p>
    <w:p w14:paraId="55D0C757" w14:textId="126953D4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Scikit-learn</w:t>
      </w:r>
      <w:proofErr w:type="spellEnd"/>
      <w:r>
        <w:t xml:space="preserve"> w wersji 1.</w:t>
      </w:r>
      <w:r w:rsidR="003A5292">
        <w:t>5.1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[7]</w:t>
          </w:r>
        </w:sdtContent>
      </w:sdt>
      <w:r w:rsidR="003A5292">
        <w:t>,</w:t>
      </w:r>
    </w:p>
    <w:p w14:paraId="723EC9F8" w14:textId="34409666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Matplotlib</w:t>
      </w:r>
      <w:proofErr w:type="spellEnd"/>
      <w:r>
        <w:t xml:space="preserve"> w wersji 3.9.1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[8]</w:t>
          </w:r>
        </w:sdtContent>
      </w:sdt>
      <w:r w:rsidR="003A5292">
        <w:t>,</w:t>
      </w:r>
    </w:p>
    <w:p w14:paraId="1B6E71C2" w14:textId="09773D1D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Numpy</w:t>
      </w:r>
      <w:proofErr w:type="spellEnd"/>
      <w:r>
        <w:t xml:space="preserve"> w wersji 2.0.0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[9]</w:t>
          </w:r>
        </w:sdtContent>
      </w:sdt>
      <w:r w:rsidR="003A5292">
        <w:t>.</w:t>
      </w:r>
    </w:p>
    <w:p w14:paraId="2A223F93" w14:textId="474D9AF6" w:rsidR="00381365" w:rsidRDefault="00381365" w:rsidP="00381365">
      <w:pPr>
        <w:jc w:val="both"/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>
        <w:t xml:space="preserve">. </w:t>
      </w:r>
      <w:r>
        <w:t xml:space="preserve"> </w:t>
      </w:r>
    </w:p>
    <w:p w14:paraId="7D018D15" w14:textId="77777777" w:rsidR="00902EC2" w:rsidRDefault="00902EC2" w:rsidP="00902EC2"/>
    <w:p w14:paraId="183E1EDC" w14:textId="62AB5243" w:rsidR="00FF2220" w:rsidRPr="00902EC2" w:rsidRDefault="00FF2220" w:rsidP="00902EC2">
      <w:pPr>
        <w:sectPr w:rsidR="00FF2220" w:rsidRPr="00902EC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A4E0ED7" w14:textId="173E6458" w:rsidR="00D3385C" w:rsidRDefault="00D3385C" w:rsidP="004D089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14" w:name="_Toc186895200"/>
      <w:r w:rsidR="00583DA5" w:rsidRPr="00583DA5">
        <w:rPr>
          <w:rFonts w:ascii="Verdana" w:hAnsi="Verdana"/>
          <w:sz w:val="28"/>
          <w:szCs w:val="28"/>
        </w:rPr>
        <w:t xml:space="preserve">SZCZEGÓŁOWY OPIS POSZCZEGÓLNYCH </w:t>
      </w:r>
      <w:r w:rsidR="004D089C">
        <w:rPr>
          <w:rFonts w:ascii="Verdana" w:hAnsi="Verdana"/>
          <w:sz w:val="28"/>
          <w:szCs w:val="28"/>
        </w:rPr>
        <w:t>PODMODUŁÓW</w:t>
      </w:r>
      <w:bookmarkEnd w:id="14"/>
    </w:p>
    <w:p w14:paraId="4D7CE2B9" w14:textId="1F6BF15C" w:rsidR="004D089C" w:rsidRDefault="004D089C" w:rsidP="002F0A06">
      <w:pPr>
        <w:pStyle w:val="Nagwek2"/>
      </w:pPr>
      <w:bookmarkStart w:id="15" w:name="_Toc186895201"/>
      <w:commentRangeStart w:id="16"/>
      <w:commentRangeStart w:id="17"/>
      <w:r>
        <w:t>PODMODUŁ</w:t>
      </w:r>
      <w:commentRangeEnd w:id="16"/>
      <w:r w:rsidR="00B4591C">
        <w:commentReference w:id="16"/>
      </w:r>
      <w:commentRangeEnd w:id="17"/>
      <w:r>
        <w:commentReference w:id="17"/>
      </w:r>
      <w:r>
        <w:t xml:space="preserve"> </w:t>
      </w:r>
      <w:r w:rsidR="001303B9">
        <w:t>„</w:t>
      </w:r>
      <w:r>
        <w:t>_</w:t>
      </w:r>
      <w:proofErr w:type="spellStart"/>
      <w:r>
        <w:t>errors</w:t>
      </w:r>
      <w:proofErr w:type="spellEnd"/>
      <w:r w:rsidR="001303B9">
        <w:t>”</w:t>
      </w:r>
      <w:bookmarkEnd w:id="15"/>
    </w:p>
    <w:p w14:paraId="3001DF9D" w14:textId="3E47D1EB" w:rsidR="002864A9" w:rsidRDefault="006D10A8" w:rsidP="00E13E25">
      <w:pPr>
        <w:jc w:val="both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>przechowywania metod obsługujących błędy 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w </w:t>
      </w:r>
      <w:del w:id="18" w:author="Monika Chuchro" w:date="2024-12-27T11:34:00Z">
        <w:r w:rsidR="00377A9A">
          <w:delText>momencie</w:delText>
        </w:r>
      </w:del>
      <w:ins w:id="19" w:author="Monika Chuchro" w:date="2024-12-27T11:34:00Z">
        <w:r w:rsidR="2AA6DE22">
          <w:t>momencie,</w:t>
        </w:r>
      </w:ins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603C5C4B" w14:textId="241D9AA2" w:rsidR="000E7FF2" w:rsidRDefault="00623D49" w:rsidP="00E13E25">
      <w:pPr>
        <w:jc w:val="both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&lt;nazwa argumentu&gt;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&lt;oczekiwany typ&gt;, </w:t>
      </w:r>
      <w:proofErr w:type="spellStart"/>
      <w:r>
        <w:t>got</w:t>
      </w:r>
      <w:proofErr w:type="spellEnd"/>
      <w:r>
        <w:t xml:space="preserve"> &lt;aktualny typ&gt;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 xml:space="preserve">. Dzięki podniesieniu błędu o takiej treści użytkownik popełniający błąd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>jest w stanie zweryfikować, który podany przez niego argument ma niepoprawny typ. Podniesienie błędu powoduje bezwarunkowe zatrzymanie tej metody i niewykonywanie jej dalszego działania.</w:t>
      </w:r>
      <w:r w:rsidR="00A94EBB">
        <w:t xml:space="preserve"> </w:t>
      </w:r>
      <w:r w:rsidR="00341339">
        <w:t>P</w:t>
      </w:r>
      <w:r w:rsidR="00A94EBB">
        <w:t>oniżej zaprezentowano p</w:t>
      </w:r>
      <w:r w:rsidR="0049584D">
        <w:t>rosty p</w:t>
      </w:r>
      <w:r w:rsidR="00341339">
        <w:t xml:space="preserve">rzykład zastosowania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7746E7">
        <w:t>:</w:t>
      </w:r>
    </w:p>
    <w:p w14:paraId="4E1F631F" w14:textId="30180758" w:rsidR="00A07DFF" w:rsidRDefault="001C3A19" w:rsidP="00C64CA3">
      <w:pPr>
        <w:numPr>
          <w:ilvl w:val="0"/>
          <w:numId w:val="12"/>
        </w:numPr>
        <w:jc w:val="both"/>
      </w:pPr>
      <w:r>
        <w:t>Utw</w:t>
      </w:r>
      <w:r w:rsidR="00E8566C">
        <w:t>o</w:t>
      </w:r>
      <w:r>
        <w:t xml:space="preserve">rzono funkcję </w:t>
      </w:r>
      <w:r w:rsidRPr="007746E7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7746E7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52B83">
        <w:t xml:space="preserve"> </w:t>
      </w:r>
      <w:ins w:id="20" w:author="Filip Hałys" w:date="2024-11-16T16:43:00Z">
        <w:r w:rsidR="0043525E">
          <w:br/>
        </w:r>
      </w:ins>
      <w:r w:rsidR="00952B83">
        <w:t>i zwracającą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D92471">
        <w:t>:</w:t>
      </w:r>
    </w:p>
    <w:p w14:paraId="38BCF9A5" w14:textId="58A9B3CB" w:rsidR="009714F4" w:rsidRPr="00F02676" w:rsidRDefault="00EB7335" w:rsidP="005447AB">
      <w:pPr>
        <w:ind w:left="720"/>
        <w:jc w:val="center"/>
        <w:rPr>
          <w:ins w:id="21" w:author="Filip Hałys" w:date="2024-11-16T16:28:00Z"/>
          <w:i/>
          <w:iCs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07CBD829" wp14:editId="754A9191">
            <wp:extent cx="2743200" cy="685800"/>
            <wp:effectExtent l="0" t="0" r="0" b="0"/>
            <wp:docPr id="4" name="Obraz 646716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46716775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F4" w:rsidRPr="00197B58">
        <w:rPr>
          <w:i/>
          <w:iCs/>
          <w:noProof/>
        </w:rPr>
        <w:t xml:space="preserve"> </w:t>
      </w:r>
      <w:r w:rsidR="009714F4">
        <w:br/>
      </w:r>
      <w:r w:rsidR="009714F4" w:rsidRPr="00F02676">
        <w:rPr>
          <w:i/>
          <w:iCs/>
          <w:noProof/>
          <w:sz w:val="16"/>
          <w:szCs w:val="16"/>
        </w:rPr>
        <w:t>Rys.</w:t>
      </w:r>
      <w:r w:rsidR="00F02676">
        <w:rPr>
          <w:i/>
          <w:iCs/>
          <w:noProof/>
          <w:sz w:val="16"/>
          <w:szCs w:val="16"/>
        </w:rPr>
        <w:t xml:space="preserve"> </w:t>
      </w:r>
      <w:del w:id="22" w:author="Monika Chuchro" w:date="2024-12-27T12:01:00Z">
        <w:r w:rsidR="009714F4" w:rsidRPr="00F02676">
          <w:rPr>
            <w:i/>
            <w:iCs/>
            <w:noProof/>
            <w:sz w:val="16"/>
            <w:szCs w:val="16"/>
          </w:rPr>
          <w:delText xml:space="preserve"> 3</w:delText>
        </w:r>
      </w:del>
      <w:ins w:id="23" w:author="Monika Chuchro" w:date="2024-12-27T12:01:00Z">
        <w:r w:rsidR="189A920C" w:rsidRPr="00F02676">
          <w:rPr>
            <w:i/>
            <w:iCs/>
            <w:noProof/>
            <w:sz w:val="16"/>
            <w:szCs w:val="16"/>
          </w:rPr>
          <w:t>4.1</w:t>
        </w:r>
      </w:ins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–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Definicja funkcji tes</w:t>
      </w:r>
      <w:r w:rsidR="007746E7" w:rsidRPr="00F02676">
        <w:rPr>
          <w:i/>
          <w:iCs/>
          <w:noProof/>
          <w:sz w:val="16"/>
          <w:szCs w:val="16"/>
        </w:rPr>
        <w:t>t</w:t>
      </w:r>
      <w:r w:rsidR="005447AB" w:rsidRPr="00F02676">
        <w:rPr>
          <w:i/>
          <w:iCs/>
          <w:noProof/>
          <w:sz w:val="16"/>
          <w:szCs w:val="16"/>
        </w:rPr>
        <w:t xml:space="preserve"> z nałożonym dekoratorem</w:t>
      </w:r>
    </w:p>
    <w:p w14:paraId="038C5AF2" w14:textId="77777777" w:rsidR="00E4662B" w:rsidRPr="00197B58" w:rsidRDefault="00E4662B" w:rsidP="005447AB">
      <w:pPr>
        <w:ind w:left="720"/>
        <w:jc w:val="center"/>
        <w:rPr>
          <w:i/>
          <w:iCs/>
          <w:noProof/>
        </w:rPr>
      </w:pPr>
    </w:p>
    <w:p w14:paraId="30EC7176" w14:textId="6849E7AF" w:rsidR="005447AB" w:rsidRDefault="005447AB" w:rsidP="00421C75">
      <w:pPr>
        <w:numPr>
          <w:ilvl w:val="0"/>
          <w:numId w:val="13"/>
        </w:numPr>
        <w:jc w:val="both"/>
        <w:rPr>
          <w:noProof/>
        </w:rPr>
      </w:pPr>
      <w:r>
        <w:rPr>
          <w:noProof/>
        </w:rPr>
        <w:t>Wywołanie funkcji</w:t>
      </w:r>
      <w:r w:rsidR="003C4069">
        <w:rPr>
          <w:noProof/>
        </w:rPr>
        <w:t xml:space="preserve"> z argumentem </w:t>
      </w:r>
      <w:r w:rsidR="003C4069" w:rsidRPr="007746E7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 xml:space="preserve">(zgodnym z definicją funkcji) </w:t>
      </w:r>
      <w:r w:rsidR="003C4069">
        <w:rPr>
          <w:noProof/>
        </w:rPr>
        <w:t xml:space="preserve">powoduje 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podnosi błędu)</w:t>
      </w:r>
      <w:r w:rsidR="00D92471">
        <w:rPr>
          <w:noProof/>
        </w:rPr>
        <w:t>:</w:t>
      </w:r>
    </w:p>
    <w:p w14:paraId="30F2C3D8" w14:textId="76282BAE" w:rsidR="006E7889" w:rsidRPr="00F02676" w:rsidRDefault="00EB7335" w:rsidP="006E7889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11152389" wp14:editId="00FC9D38">
            <wp:extent cx="1219200" cy="304800"/>
            <wp:effectExtent l="0" t="0" r="0" b="0"/>
            <wp:docPr id="5" name="Obraz 715269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269567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889" w:rsidRPr="00F02676">
        <w:rPr>
          <w:sz w:val="16"/>
          <w:szCs w:val="18"/>
        </w:rPr>
        <w:br/>
      </w:r>
      <w:r w:rsidR="006E7889" w:rsidRPr="00F02676">
        <w:rPr>
          <w:i/>
          <w:iCs/>
          <w:noProof/>
          <w:sz w:val="16"/>
          <w:szCs w:val="18"/>
        </w:rPr>
        <w:t>Rys. 4</w:t>
      </w:r>
      <w:ins w:id="24" w:author="Monika Chuchro" w:date="2024-12-27T12:02:00Z">
        <w:r w:rsidR="70C049B5" w:rsidRPr="00F02676">
          <w:rPr>
            <w:i/>
            <w:iCs/>
            <w:noProof/>
            <w:sz w:val="16"/>
            <w:szCs w:val="18"/>
          </w:rPr>
          <w:t>.2</w:t>
        </w:r>
      </w:ins>
      <w:r w:rsidR="006E7889" w:rsidRPr="00F02676">
        <w:rPr>
          <w:i/>
          <w:iCs/>
          <w:noProof/>
          <w:sz w:val="16"/>
          <w:szCs w:val="18"/>
        </w:rPr>
        <w:t xml:space="preserve"> – Wywołanie funkcji </w:t>
      </w:r>
      <w:r w:rsidR="00107DFD" w:rsidRPr="00F02676">
        <w:rPr>
          <w:i/>
          <w:iCs/>
          <w:noProof/>
          <w:sz w:val="16"/>
          <w:szCs w:val="18"/>
        </w:rPr>
        <w:t xml:space="preserve">test z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107DFD" w:rsidRPr="00F02676">
        <w:rPr>
          <w:i/>
          <w:iCs/>
          <w:noProof/>
          <w:sz w:val="16"/>
          <w:szCs w:val="18"/>
        </w:rPr>
        <w:t>typem argumentu a</w:t>
      </w:r>
    </w:p>
    <w:p w14:paraId="7BFE186C" w14:textId="77777777" w:rsidR="007D2AB6" w:rsidRPr="00197B58" w:rsidRDefault="007D2AB6" w:rsidP="006E7889">
      <w:pPr>
        <w:jc w:val="center"/>
        <w:rPr>
          <w:i/>
          <w:iCs/>
          <w:noProof/>
        </w:rPr>
      </w:pPr>
    </w:p>
    <w:p w14:paraId="39FD9723" w14:textId="6B17FDA9" w:rsidR="00107DFD" w:rsidRPr="00F02676" w:rsidDel="00E4662B" w:rsidRDefault="00EB7335" w:rsidP="006E7889">
      <w:pPr>
        <w:jc w:val="center"/>
        <w:rPr>
          <w:del w:id="25" w:author="Filip Hałys" w:date="2024-11-16T16:28:00Z"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4EF68002" wp14:editId="75738090">
            <wp:extent cx="5410200" cy="304800"/>
            <wp:effectExtent l="0" t="0" r="0" b="0"/>
            <wp:docPr id="6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AB92" w14:textId="4ED259C0" w:rsidR="00107DFD" w:rsidRPr="00F02676" w:rsidRDefault="009C4D29" w:rsidP="00E4662B">
      <w:pPr>
        <w:jc w:val="center"/>
        <w:rPr>
          <w:ins w:id="26" w:author="Filip Hałys" w:date="2024-11-16T16:28:00Z"/>
          <w:i/>
          <w:iCs/>
          <w:noProof/>
          <w:sz w:val="16"/>
          <w:szCs w:val="18"/>
        </w:rPr>
      </w:pPr>
      <w:r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4.3</w:t>
      </w:r>
      <w:r w:rsidRPr="00F02676">
        <w:rPr>
          <w:i/>
          <w:iCs/>
          <w:noProof/>
          <w:sz w:val="16"/>
          <w:szCs w:val="18"/>
        </w:rPr>
        <w:t xml:space="preserve"> – Wynik działania funkcji test z podanym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Pr="00F02676">
        <w:rPr>
          <w:i/>
          <w:iCs/>
          <w:noProof/>
          <w:sz w:val="16"/>
          <w:szCs w:val="18"/>
        </w:rPr>
        <w:t>typem argumentu</w:t>
      </w:r>
      <w:r w:rsidR="007D2AB6" w:rsidRPr="00F02676">
        <w:rPr>
          <w:i/>
          <w:iCs/>
          <w:noProof/>
          <w:sz w:val="16"/>
          <w:szCs w:val="18"/>
        </w:rPr>
        <w:t xml:space="preserve"> </w:t>
      </w:r>
      <w:r w:rsidR="00D61E0B" w:rsidRPr="00F02676">
        <w:rPr>
          <w:i/>
          <w:iCs/>
          <w:noProof/>
          <w:sz w:val="16"/>
          <w:szCs w:val="18"/>
        </w:rPr>
        <w:t>a</w:t>
      </w:r>
    </w:p>
    <w:p w14:paraId="42553096" w14:textId="77777777" w:rsidR="00E4662B" w:rsidRPr="00197B58" w:rsidRDefault="00E4662B" w:rsidP="00421C75">
      <w:pPr>
        <w:jc w:val="both"/>
        <w:rPr>
          <w:i/>
          <w:iCs/>
          <w:noProof/>
        </w:rPr>
      </w:pPr>
    </w:p>
    <w:p w14:paraId="2A9331C9" w14:textId="0CCE114E" w:rsidR="00D61E0B" w:rsidRDefault="00D61E0B" w:rsidP="00421C75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Wywołanie funkcji z argumentem </w:t>
      </w:r>
      <w:r w:rsidRPr="006A1B40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 xml:space="preserve">o innym typie niż integer (niezgodnym </w:t>
      </w:r>
      <w:ins w:id="27" w:author="Filip Hałys" w:date="2024-11-16T16:43:00Z">
        <w:r w:rsidR="0043525E">
          <w:rPr>
            <w:noProof/>
          </w:rPr>
          <w:br/>
        </w:r>
      </w:ins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E2734F">
        <w:rPr>
          <w:noProof/>
        </w:rPr>
        <w:t xml:space="preserve"> powoduje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6E4FA840" w:rsidR="008D68E0" w:rsidRPr="00F02676" w:rsidRDefault="00EB7335" w:rsidP="00E4662B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4423CA0A" wp14:editId="6487999D">
            <wp:extent cx="1524000" cy="228600"/>
            <wp:effectExtent l="0" t="0" r="0" b="0"/>
            <wp:docPr id="7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8" w:author="Filip Hałys" w:date="2024-11-16T16:28:00Z">
        <w:r w:rsidR="00E4662B" w:rsidRPr="00F02676">
          <w:rPr>
            <w:i/>
            <w:iCs/>
            <w:noProof/>
            <w:sz w:val="16"/>
            <w:szCs w:val="18"/>
          </w:rPr>
          <w:br/>
        </w:r>
      </w:ins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4.4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Wywołanie funkcji test z</w:t>
      </w:r>
      <w:r w:rsidR="00D44796" w:rsidRPr="00F02676">
        <w:rPr>
          <w:i/>
          <w:iCs/>
          <w:noProof/>
          <w:sz w:val="16"/>
          <w:szCs w:val="18"/>
        </w:rPr>
        <w:t xml:space="preserve"> niepoprawnym </w:t>
      </w:r>
      <w:r w:rsidR="00C64CA3" w:rsidRPr="00F02676">
        <w:rPr>
          <w:i/>
          <w:iCs/>
          <w:noProof/>
          <w:sz w:val="16"/>
          <w:szCs w:val="18"/>
        </w:rPr>
        <w:t>typem argumentu</w:t>
      </w:r>
      <w:r w:rsidR="006A1B40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a</w:t>
      </w:r>
    </w:p>
    <w:p w14:paraId="1EFFD929" w14:textId="4C9956E2" w:rsidR="00C64CA3" w:rsidRPr="00F02676" w:rsidRDefault="00EB7335" w:rsidP="00FF254C">
      <w:pPr>
        <w:jc w:val="center"/>
        <w:rPr>
          <w:noProof/>
          <w:sz w:val="16"/>
          <w:szCs w:val="18"/>
        </w:rPr>
      </w:pPr>
      <w:r w:rsidRPr="00F02676">
        <w:rPr>
          <w:noProof/>
          <w:sz w:val="16"/>
          <w:szCs w:val="18"/>
        </w:rPr>
        <w:lastRenderedPageBreak/>
        <w:drawing>
          <wp:inline distT="0" distB="0" distL="0" distR="0" wp14:anchorId="3C1CAFF3" wp14:editId="7FF6F00E">
            <wp:extent cx="5410200" cy="1143000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4.5</w:t>
      </w:r>
      <w:r w:rsidR="00E4662B" w:rsidRPr="00F02676">
        <w:rPr>
          <w:i/>
          <w:iCs/>
          <w:noProof/>
          <w:sz w:val="16"/>
          <w:szCs w:val="18"/>
        </w:rPr>
        <w:t xml:space="preserve"> – Wynik działania funkcji test z</w:t>
      </w:r>
      <w:r w:rsidR="00FB2EBF" w:rsidRPr="00F02676">
        <w:rPr>
          <w:i/>
          <w:iCs/>
          <w:noProof/>
          <w:sz w:val="16"/>
          <w:szCs w:val="18"/>
        </w:rPr>
        <w:t xml:space="preserve"> </w:t>
      </w:r>
      <w:r w:rsidR="00D44796" w:rsidRPr="00F02676">
        <w:rPr>
          <w:i/>
          <w:iCs/>
          <w:noProof/>
          <w:sz w:val="16"/>
          <w:szCs w:val="18"/>
        </w:rPr>
        <w:t>niepoprawnym</w:t>
      </w:r>
      <w:r w:rsidR="00FB2EBF" w:rsidRPr="00F02676">
        <w:rPr>
          <w:i/>
          <w:iCs/>
          <w:noProof/>
          <w:sz w:val="16"/>
          <w:szCs w:val="18"/>
        </w:rPr>
        <w:t xml:space="preserve"> podanym typem argumentu a</w:t>
      </w:r>
      <w:r w:rsidR="00E4662B" w:rsidRPr="00F02676">
        <w:rPr>
          <w:noProof/>
          <w:sz w:val="16"/>
          <w:szCs w:val="18"/>
        </w:rPr>
        <w:br/>
      </w:r>
    </w:p>
    <w:p w14:paraId="1BAABEF3" w14:textId="1685E4CA" w:rsidR="00623D49" w:rsidRDefault="000A6F41" w:rsidP="00E13E25">
      <w:pPr>
        <w:jc w:val="both"/>
      </w:pPr>
      <w:r w:rsidRPr="00FA55EB"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>Przyjmuje ona jeden argument w postaci słownika</w:t>
      </w:r>
      <w:r w:rsidR="00EA1CEF">
        <w:t xml:space="preserve">, w którego skład wchodzą klucze i wartości. Klucze określają nazwę argumentu, wartości natomiast są dwuelementową listą, w skład której wchodzi oczekiwany typ (element listy o indeksie 0) i przekazany typ przez użytkownika (element listy o indeksie 1). </w:t>
      </w:r>
      <w:r w:rsidR="00E94A3F">
        <w:t xml:space="preserve">Zarówno klucz, jak i typy argumentów przekazane </w:t>
      </w:r>
      <w:ins w:id="29" w:author="Filip Hałys" w:date="2024-11-16T16:43:00Z">
        <w:r w:rsidR="0043525E">
          <w:br/>
        </w:r>
      </w:ins>
      <w:r w:rsidR="00E94A3F">
        <w:t xml:space="preserve">w liście są przekazywane jako tekst (string). </w:t>
      </w:r>
      <w:r w:rsidR="00D41BEF">
        <w:t xml:space="preserve">Funkcja ta wywoływana jest </w:t>
      </w:r>
      <w:ins w:id="30" w:author="Filip Hałys" w:date="2024-11-16T16:43:00Z">
        <w:r w:rsidR="0043525E">
          <w:br/>
        </w:r>
      </w:ins>
      <w:r w:rsidR="00D41BEF">
        <w:t>w konstruktorze klasy. Użytkownik podając nieodpowiedni typ</w:t>
      </w:r>
      <w:r w:rsidR="00111EC9">
        <w:t xml:space="preserve"> jednego </w:t>
      </w:r>
      <w:ins w:id="31" w:author="Filip Hałys" w:date="2024-11-16T16:43:00Z">
        <w:r w:rsidR="0043525E">
          <w:br/>
        </w:r>
      </w:ins>
      <w:r w:rsidR="00111EC9">
        <w:t>z</w:t>
      </w:r>
      <w:r w:rsidR="00D41BEF">
        <w:t xml:space="preserve"> parametrów </w:t>
      </w:r>
      <w:r w:rsidR="00AE4E23">
        <w:t xml:space="preserve">podczas tworzenia instancji klasy (w której zaimplementowano wywołanie tej metody pomocniczej) jako wynik otrzyma błąd o analogicznej treści jak w przypadku powyższego dekoratora. </w:t>
      </w:r>
      <w:r w:rsidR="00111EC9">
        <w:t xml:space="preserve">Stworzenie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3313A0">
        <w:t>:</w:t>
      </w:r>
    </w:p>
    <w:p w14:paraId="36A188F4" w14:textId="644042EC" w:rsidR="009129D7" w:rsidRDefault="004F1F27" w:rsidP="009129D7">
      <w:pPr>
        <w:numPr>
          <w:ilvl w:val="0"/>
          <w:numId w:val="14"/>
        </w:numPr>
        <w:jc w:val="both"/>
      </w:pPr>
      <w:r>
        <w:t xml:space="preserve">Utworzono klasę </w:t>
      </w:r>
      <w:r w:rsidRPr="003313A0">
        <w:rPr>
          <w:i/>
          <w:iCs/>
        </w:rPr>
        <w:t>Test</w:t>
      </w:r>
      <w:r w:rsidR="003C44B5">
        <w:t xml:space="preserve">, której konstruktor przyjmuje 1 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3C44B5">
        <w:t>integer</w:t>
      </w:r>
      <w:proofErr w:type="spellEnd"/>
      <w:r w:rsidR="0049556F">
        <w:t xml:space="preserve"> i wypisuje w terminalu jego wartość. </w:t>
      </w:r>
    </w:p>
    <w:p w14:paraId="2EDD88E7" w14:textId="7CD564D8" w:rsidR="00EB049D" w:rsidRPr="00F02676" w:rsidRDefault="00EB7335" w:rsidP="00EB049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15E6FC7F" wp14:editId="78702366">
            <wp:extent cx="3962400" cy="990600"/>
            <wp:effectExtent l="0" t="0" r="0" b="0"/>
            <wp:docPr id="9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49D">
        <w:rPr>
          <w:noProof/>
        </w:rPr>
        <w:br/>
      </w:r>
      <w:r w:rsidR="00EB049D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4.6</w:t>
      </w:r>
      <w:r w:rsidR="00EB049D" w:rsidRPr="00F02676">
        <w:rPr>
          <w:i/>
          <w:iCs/>
          <w:noProof/>
          <w:sz w:val="16"/>
          <w:szCs w:val="18"/>
        </w:rPr>
        <w:t xml:space="preserve"> - Definicja klasy Test </w:t>
      </w:r>
      <w:r w:rsidR="006637BF" w:rsidRPr="00F02676">
        <w:rPr>
          <w:i/>
          <w:iCs/>
          <w:noProof/>
          <w:sz w:val="16"/>
          <w:szCs w:val="18"/>
        </w:rPr>
        <w:t>z użytą funkcją sprawdzającą typy argumentów konstruktora</w:t>
      </w:r>
    </w:p>
    <w:p w14:paraId="50C34DAF" w14:textId="77777777" w:rsidR="00F30E48" w:rsidRDefault="00F30E48" w:rsidP="00EB049D">
      <w:pPr>
        <w:jc w:val="center"/>
        <w:rPr>
          <w:i/>
          <w:iCs/>
          <w:noProof/>
        </w:rPr>
      </w:pPr>
    </w:p>
    <w:p w14:paraId="4380A133" w14:textId="64A60032" w:rsidR="004146DC" w:rsidRDefault="004146DC" w:rsidP="004146DC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błędu):</w:t>
      </w:r>
    </w:p>
    <w:p w14:paraId="3097B1CD" w14:textId="3089692A" w:rsidR="000A3147" w:rsidRDefault="00EB7335" w:rsidP="000A3147">
      <w:pPr>
        <w:jc w:val="center"/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2FB035A0" wp14:editId="69A1628E">
            <wp:extent cx="1600200" cy="228600"/>
            <wp:effectExtent l="0" t="0" r="0" b="0"/>
            <wp:docPr id="1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147" w:rsidRPr="007C1C12">
        <w:rPr>
          <w:i/>
          <w:iCs/>
          <w:noProof/>
        </w:rPr>
        <w:br/>
      </w:r>
      <w:r w:rsidR="000A3147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4.7</w:t>
      </w:r>
      <w:r w:rsidR="000A3147" w:rsidRPr="00F02676">
        <w:rPr>
          <w:i/>
          <w:iCs/>
          <w:noProof/>
          <w:sz w:val="16"/>
          <w:szCs w:val="18"/>
        </w:rPr>
        <w:t xml:space="preserve"> – Utworzenie i</w:t>
      </w:r>
      <w:r w:rsidR="007C1C12" w:rsidRPr="00F02676">
        <w:rPr>
          <w:i/>
          <w:iCs/>
          <w:noProof/>
          <w:sz w:val="16"/>
          <w:szCs w:val="18"/>
        </w:rPr>
        <w:t>nstacji klasy Test</w:t>
      </w:r>
      <w:r w:rsidR="004C2F1E" w:rsidRPr="00F02676">
        <w:rPr>
          <w:i/>
          <w:iCs/>
          <w:noProof/>
          <w:sz w:val="16"/>
          <w:szCs w:val="18"/>
        </w:rPr>
        <w:t xml:space="preserve"> z poprawnym</w:t>
      </w:r>
      <w:r w:rsidR="00F30E48" w:rsidRPr="00F02676">
        <w:rPr>
          <w:i/>
          <w:iCs/>
          <w:noProof/>
          <w:sz w:val="16"/>
          <w:szCs w:val="18"/>
        </w:rPr>
        <w:t xml:space="preserve"> </w:t>
      </w:r>
      <w:r w:rsidR="004C2F1E" w:rsidRPr="00F02676">
        <w:rPr>
          <w:i/>
          <w:iCs/>
          <w:noProof/>
          <w:sz w:val="16"/>
          <w:szCs w:val="18"/>
        </w:rPr>
        <w:t>typem argumentu a konstruktora</w:t>
      </w:r>
    </w:p>
    <w:p w14:paraId="0C7DF50F" w14:textId="77777777" w:rsidR="00F30E48" w:rsidRPr="007C1C12" w:rsidRDefault="00F30E48" w:rsidP="000A3147">
      <w:pPr>
        <w:jc w:val="center"/>
        <w:rPr>
          <w:i/>
          <w:iCs/>
          <w:noProof/>
        </w:rPr>
      </w:pPr>
    </w:p>
    <w:p w14:paraId="131003BF" w14:textId="172F2866" w:rsidR="00BF7DE6" w:rsidRPr="00421C75" w:rsidRDefault="00EB7335" w:rsidP="00BF7DE6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013E22BD" wp14:editId="1890F336">
            <wp:extent cx="5416550" cy="381000"/>
            <wp:effectExtent l="0" t="0" r="0" b="0"/>
            <wp:docPr id="11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930">
        <w:rPr>
          <w:noProof/>
        </w:rPr>
        <w:br/>
      </w:r>
      <w:r w:rsidR="0068293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4.8</w:t>
      </w:r>
      <w:r w:rsidR="00682930" w:rsidRPr="00F02676">
        <w:rPr>
          <w:i/>
          <w:iCs/>
          <w:noProof/>
          <w:sz w:val="16"/>
          <w:szCs w:val="18"/>
        </w:rPr>
        <w:t xml:space="preserve"> – </w:t>
      </w:r>
      <w:r w:rsidR="00BF7DE6" w:rsidRPr="00F02676">
        <w:rPr>
          <w:i/>
          <w:iCs/>
          <w:noProof/>
          <w:sz w:val="16"/>
          <w:szCs w:val="18"/>
        </w:rPr>
        <w:t>Wynik utworzenia się instancji klasy Test z poprawnym</w:t>
      </w:r>
      <w:r w:rsidR="004C2F1E" w:rsidRPr="00F02676">
        <w:rPr>
          <w:i/>
          <w:iCs/>
          <w:noProof/>
          <w:sz w:val="16"/>
          <w:szCs w:val="18"/>
        </w:rPr>
        <w:t xml:space="preserve"> </w:t>
      </w:r>
      <w:r w:rsidR="00BF7DE6" w:rsidRPr="00F02676">
        <w:rPr>
          <w:i/>
          <w:iCs/>
          <w:noProof/>
          <w:sz w:val="16"/>
          <w:szCs w:val="18"/>
        </w:rPr>
        <w:t>typem argumentu</w:t>
      </w:r>
      <w:r w:rsidR="002003E2" w:rsidRPr="00F02676">
        <w:rPr>
          <w:i/>
          <w:iCs/>
          <w:noProof/>
          <w:sz w:val="16"/>
          <w:szCs w:val="18"/>
        </w:rPr>
        <w:t xml:space="preserve"> a</w:t>
      </w:r>
      <w:r w:rsidR="00BF7DE6" w:rsidRPr="00F02676">
        <w:rPr>
          <w:i/>
          <w:iCs/>
          <w:noProof/>
          <w:sz w:val="16"/>
          <w:szCs w:val="18"/>
        </w:rPr>
        <w:t xml:space="preserve"> konstruktora</w:t>
      </w:r>
    </w:p>
    <w:p w14:paraId="0372B818" w14:textId="214A4E4E" w:rsidR="00BF7DE6" w:rsidRDefault="00BF7DE6" w:rsidP="00BF7DE6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klasy 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780B09">
        <w:rPr>
          <w:noProof/>
        </w:rPr>
        <w:t xml:space="preserve"> podniesie błędu przez metodę </w:t>
      </w:r>
      <w:r w:rsidR="00780B09" w:rsidRPr="00F30E48">
        <w:rPr>
          <w:i/>
          <w:iCs/>
        </w:rPr>
        <w:t>_</w:t>
      </w:r>
      <w:proofErr w:type="spellStart"/>
      <w:r w:rsidR="00780B09" w:rsidRPr="00F30E48">
        <w:rPr>
          <w:i/>
          <w:iCs/>
        </w:rPr>
        <w:t>validate_class_argument_types</w:t>
      </w:r>
      <w:proofErr w:type="spellEnd"/>
    </w:p>
    <w:p w14:paraId="797ABA6A" w14:textId="11A7DDE7" w:rsidR="004C2F1E" w:rsidRDefault="00EB7335" w:rsidP="004C2F1E">
      <w:pPr>
        <w:jc w:val="center"/>
        <w:rPr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49078244" wp14:editId="13FB57B4">
            <wp:extent cx="1752600" cy="304800"/>
            <wp:effectExtent l="0" t="0" r="0" b="0"/>
            <wp:docPr id="12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4.9</w:t>
      </w:r>
      <w:r w:rsidR="004C2F1E" w:rsidRPr="00F02676">
        <w:rPr>
          <w:i/>
          <w:iCs/>
          <w:noProof/>
          <w:sz w:val="16"/>
          <w:szCs w:val="18"/>
        </w:rPr>
        <w:t xml:space="preserve"> – Utworzenie instancji klasy Test z niepoprawnym </w:t>
      </w:r>
      <w:r w:rsidR="002003E2" w:rsidRPr="00F02676">
        <w:rPr>
          <w:i/>
          <w:iCs/>
          <w:noProof/>
          <w:sz w:val="16"/>
          <w:szCs w:val="18"/>
        </w:rPr>
        <w:t>typem argumentu a konstruktora</w:t>
      </w:r>
    </w:p>
    <w:p w14:paraId="4A17D6A5" w14:textId="77777777" w:rsidR="00F30E48" w:rsidRDefault="00F30E48" w:rsidP="004C2F1E">
      <w:pPr>
        <w:jc w:val="center"/>
        <w:rPr>
          <w:noProof/>
        </w:rPr>
      </w:pPr>
    </w:p>
    <w:p w14:paraId="4F94BBDD" w14:textId="145BCD8F" w:rsidR="00693717" w:rsidRPr="0055458E" w:rsidRDefault="00EB7335" w:rsidP="002902E3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6641B4B8" wp14:editId="488766E9">
            <wp:extent cx="5410200" cy="1447800"/>
            <wp:effectExtent l="0" t="0" r="0" b="0"/>
            <wp:docPr id="13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AF" w:rsidRPr="0055458E">
        <w:rPr>
          <w:i/>
          <w:iCs/>
          <w:noProof/>
        </w:rPr>
        <w:t xml:space="preserve"> </w:t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4.10</w:t>
      </w:r>
      <w:r w:rsidR="004F65AF" w:rsidRPr="00AB4274">
        <w:rPr>
          <w:i/>
          <w:iCs/>
          <w:noProof/>
          <w:sz w:val="16"/>
          <w:szCs w:val="18"/>
        </w:rPr>
        <w:t xml:space="preserve"> – Wynik utworzenia się instancji klasy Test z niepoprawnym typem argumentu a konstruktora</w:t>
      </w:r>
    </w:p>
    <w:p w14:paraId="50649526" w14:textId="089079C3" w:rsidR="00693717" w:rsidRDefault="00693717" w:rsidP="00693717">
      <w:pPr>
        <w:jc w:val="both"/>
      </w:pPr>
      <w:r>
        <w:t xml:space="preserve">Każda opisana klasa </w:t>
      </w:r>
      <w:r w:rsidR="00C369D0">
        <w:t>bądź metoda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 xml:space="preserve">metody i klasy </w:t>
      </w:r>
      <w:r w:rsidR="008965CF">
        <w:br/>
      </w:r>
      <w:r w:rsidR="009C11A8">
        <w:t>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4EA2C8C8" w14:textId="77777777" w:rsidR="002902E3" w:rsidRPr="00FA55EB" w:rsidRDefault="002902E3" w:rsidP="00693717">
      <w:pPr>
        <w:jc w:val="both"/>
      </w:pPr>
    </w:p>
    <w:p w14:paraId="4DD2474F" w14:textId="77777777" w:rsidR="002864A9" w:rsidDel="00421C75" w:rsidRDefault="002864A9" w:rsidP="004D089C">
      <w:pPr>
        <w:rPr>
          <w:del w:id="32" w:author="Filip Hałys" w:date="2024-11-16T17:00:00Z"/>
        </w:rPr>
      </w:pPr>
      <w:bookmarkStart w:id="33" w:name="_Toc182675402"/>
      <w:bookmarkStart w:id="34" w:name="_Toc182675444"/>
      <w:bookmarkStart w:id="35" w:name="_Toc182675533"/>
      <w:bookmarkStart w:id="36" w:name="_Toc182675550"/>
      <w:bookmarkStart w:id="37" w:name="_Toc182677500"/>
      <w:bookmarkStart w:id="38" w:name="_Toc182759930"/>
      <w:bookmarkStart w:id="39" w:name="_Toc182858990"/>
      <w:bookmarkStart w:id="40" w:name="_Toc185675771"/>
      <w:bookmarkStart w:id="41" w:name="_Toc18689520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85CFFF8" w14:textId="2FB16962" w:rsidR="00781E76" w:rsidRPr="00781E76" w:rsidRDefault="00421C75" w:rsidP="002F0A06">
      <w:pPr>
        <w:pStyle w:val="Nagwek2"/>
      </w:pPr>
      <w:bookmarkStart w:id="42" w:name="_Toc186895203"/>
      <w:r>
        <w:t xml:space="preserve">PODMODUŁ </w:t>
      </w:r>
      <w:r w:rsidR="0055458E">
        <w:t>„</w:t>
      </w:r>
      <w:proofErr w:type="spellStart"/>
      <w:r>
        <w:t>check</w:t>
      </w:r>
      <w:proofErr w:type="spellEnd"/>
      <w:r w:rsidR="0055458E">
        <w:t>”</w:t>
      </w:r>
      <w:bookmarkEnd w:id="42"/>
    </w:p>
    <w:p w14:paraId="611C9783" w14:textId="1702C430" w:rsidR="00FD5C4A" w:rsidRDefault="002902E3" w:rsidP="001F3875">
      <w:pPr>
        <w:jc w:val="both"/>
      </w:pPr>
      <w:r>
        <w:t>Podmoduł „</w:t>
      </w:r>
      <w:proofErr w:type="spellStart"/>
      <w:r>
        <w:t>check</w:t>
      </w:r>
      <w:proofErr w:type="spellEnd"/>
      <w:r>
        <w:t>”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badaną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7AC6252B" w14:textId="644014C6" w:rsidR="001F3875" w:rsidRDefault="00743E20" w:rsidP="00FD5C4A">
      <w:pPr>
        <w:numPr>
          <w:ilvl w:val="0"/>
          <w:numId w:val="14"/>
        </w:numPr>
        <w:jc w:val="both"/>
      </w:pPr>
      <w:r>
        <w:t>zmienne numeryczne</w:t>
      </w:r>
      <w:r w:rsidR="00FD5C4A">
        <w:t>, np. 1</w:t>
      </w:r>
      <w:r w:rsidR="005673EE">
        <w:t xml:space="preserve">, </w:t>
      </w:r>
      <w:r w:rsidR="00FD5C4A">
        <w:t>1.1</w:t>
      </w:r>
      <w:r w:rsidR="006938B1">
        <w:t>2</w:t>
      </w:r>
      <w:r w:rsidR="005673EE">
        <w:t>,</w:t>
      </w:r>
      <w:r w:rsidR="00FD5C4A">
        <w:t xml:space="preserve"> 1+2i</w:t>
      </w:r>
      <w:r w:rsidR="005673EE">
        <w:t>,</w:t>
      </w:r>
      <w:r w:rsidR="00FD5C4A">
        <w:t xml:space="preserve"> -4</w:t>
      </w:r>
      <w:r w:rsidR="005673EE">
        <w:t>,</w:t>
      </w:r>
    </w:p>
    <w:p w14:paraId="124950DA" w14:textId="6734F404" w:rsidR="00FD5C4A" w:rsidRDefault="00FD5C4A" w:rsidP="00FD5C4A">
      <w:pPr>
        <w:numPr>
          <w:ilvl w:val="0"/>
          <w:numId w:val="14"/>
        </w:numPr>
        <w:jc w:val="both"/>
      </w:pPr>
      <w:r>
        <w:t xml:space="preserve">zmienne kategoryczne, np. </w:t>
      </w:r>
      <w:r w:rsidR="00B806FF">
        <w:t>‘a’</w:t>
      </w:r>
      <w:r w:rsidR="005673EE">
        <w:t>,</w:t>
      </w:r>
      <w:r w:rsidR="00B806FF">
        <w:t xml:space="preserve"> ‘</w:t>
      </w:r>
      <w:proofErr w:type="spellStart"/>
      <w:r w:rsidR="00B806FF">
        <w:t>man</w:t>
      </w:r>
      <w:proofErr w:type="spellEnd"/>
      <w:r w:rsidR="00B806FF">
        <w:t>’</w:t>
      </w:r>
      <w:r w:rsidR="005673EE">
        <w:t>,</w:t>
      </w:r>
      <w:r w:rsidR="00B806FF">
        <w:t xml:space="preserve"> True</w:t>
      </w:r>
      <w:r w:rsidR="005673EE">
        <w:t>,</w:t>
      </w:r>
    </w:p>
    <w:p w14:paraId="31134A77" w14:textId="75822261" w:rsidR="00B806FF" w:rsidRDefault="00B806FF" w:rsidP="00FD5C4A">
      <w:pPr>
        <w:numPr>
          <w:ilvl w:val="0"/>
          <w:numId w:val="14"/>
        </w:numPr>
        <w:jc w:val="both"/>
      </w:pPr>
      <w:r>
        <w:t>zmienne w postaci szeregów czasowych, np.</w:t>
      </w:r>
      <w:r w:rsidR="00421D45">
        <w:t xml:space="preserve"> 7 maj 2024 01:02:03.45</w:t>
      </w:r>
      <w:r w:rsidR="005673EE">
        <w:t>,</w:t>
      </w:r>
    </w:p>
    <w:p w14:paraId="0741970A" w14:textId="62DF65D0" w:rsidR="00421D45" w:rsidRDefault="00421D45" w:rsidP="00FD5C4A">
      <w:pPr>
        <w:numPr>
          <w:ilvl w:val="0"/>
          <w:numId w:val="14"/>
        </w:numPr>
        <w:jc w:val="both"/>
      </w:pPr>
      <w:r>
        <w:t xml:space="preserve">zmienne w postaci interwałów czasowych, np. 2 lata </w:t>
      </w:r>
      <w:r w:rsidR="006938B1">
        <w:t>3 dni 4 godziny</w:t>
      </w:r>
      <w:r w:rsidR="005673EE">
        <w:t>,</w:t>
      </w:r>
      <w:r w:rsidR="006938B1">
        <w:t xml:space="preserve"> 3 </w:t>
      </w:r>
      <w:r w:rsidR="00BA1033">
        <w:t>minuty 3 sekundy</w:t>
      </w:r>
      <w:r w:rsidR="005673EE">
        <w:t>.</w:t>
      </w:r>
    </w:p>
    <w:p w14:paraId="60CC9369" w14:textId="59F3C076" w:rsidR="007B3A78" w:rsidRDefault="00BA21C9" w:rsidP="00BA21C9">
      <w:pPr>
        <w:jc w:val="both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argument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czyli badana ramka danych</w:t>
      </w:r>
      <w:r w:rsidR="006D7CB0">
        <w:t>)</w:t>
      </w:r>
      <w:r w:rsidR="00710707">
        <w:t xml:space="preserve">, a także argument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ten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4FB28824" w14:textId="77777777" w:rsidR="002224C8" w:rsidRDefault="002224C8" w:rsidP="00BA21C9">
      <w:pPr>
        <w:jc w:val="both"/>
      </w:pPr>
    </w:p>
    <w:p w14:paraId="3CF6CC5F" w14:textId="344A7498" w:rsidR="002224C8" w:rsidRDefault="002224C8" w:rsidP="002224C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</w:p>
    <w:p w14:paraId="3BE28909" w14:textId="0BC4BF18" w:rsidR="00C70D62" w:rsidRDefault="00C70D62" w:rsidP="00BA21C9">
      <w:pPr>
        <w:jc w:val="both"/>
      </w:pPr>
      <w:r w:rsidRPr="00C70D62">
        <w:lastRenderedPageBreak/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ilość cy</w:t>
      </w:r>
      <w:r w:rsidR="00B4190F">
        <w:t>fr do których użytkownik chce zaokrąglić wynikowe statystyki.</w:t>
      </w:r>
      <w:r w:rsidR="0006249D">
        <w:t xml:space="preserve"> Domyślnie 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240411">
        <w:br/>
      </w:r>
      <w:r w:rsidR="00423448"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>, 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4.11</w:t>
      </w:r>
      <w:r w:rsidR="00DF7CC5">
        <w:t xml:space="preserve">. </w:t>
      </w:r>
      <w:r w:rsidR="00851B0B">
        <w:t>Wynik działania tej metody zaprezentowano na Rys. 4</w:t>
      </w:r>
      <w:r w:rsidR="00AB4274">
        <w:t>.12</w:t>
      </w:r>
    </w:p>
    <w:p w14:paraId="7CDE722B" w14:textId="6ED5E79B" w:rsidR="00BB4C7C" w:rsidRPr="00AB4274" w:rsidRDefault="00EB7335" w:rsidP="007B3A78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72AC9485">
            <wp:extent cx="5238750" cy="298450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4.11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Przykładowe wywołanie metody check_numeric_data</w:t>
      </w:r>
    </w:p>
    <w:p w14:paraId="2E177A0D" w14:textId="77777777" w:rsidR="007B3A78" w:rsidRPr="00927257" w:rsidRDefault="007B3A78" w:rsidP="007B3A78">
      <w:pPr>
        <w:jc w:val="center"/>
        <w:rPr>
          <w:i/>
          <w:iCs/>
          <w:noProof/>
        </w:rPr>
      </w:pPr>
    </w:p>
    <w:p w14:paraId="4DE51A0B" w14:textId="4CF675D0" w:rsidR="00153AE5" w:rsidRPr="00AB4274" w:rsidRDefault="00EB7335" w:rsidP="00106D94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7D92F63D" wp14:editId="3208379F">
            <wp:extent cx="5410200" cy="1371600"/>
            <wp:effectExtent l="0" t="0" r="0" b="0"/>
            <wp:docPr id="15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4.12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D77BB6D" w14:textId="77777777" w:rsidR="007B3A78" w:rsidRPr="00C70D62" w:rsidRDefault="007B3A78" w:rsidP="00106D94">
      <w:pPr>
        <w:jc w:val="center"/>
        <w:rPr>
          <w:noProof/>
        </w:rPr>
      </w:pPr>
    </w:p>
    <w:p w14:paraId="2E3FB703" w14:textId="5AB2EA49" w:rsidR="00313532" w:rsidRDefault="00106D94" w:rsidP="00BA21C9">
      <w:pPr>
        <w:jc w:val="both"/>
      </w:pPr>
      <w:r>
        <w:t xml:space="preserve">Jak przedstawiono na Rys. </w:t>
      </w:r>
      <w:r w:rsidR="00AB4274">
        <w:t>4.12</w:t>
      </w:r>
      <w:r>
        <w:t xml:space="preserve">, użytkownik dzięki uruchomieniu tej metody jest </w:t>
      </w:r>
      <w:r w:rsidR="00240411">
        <w:br/>
      </w:r>
      <w:r>
        <w:t>w stanie dowiedzieć się o</w:t>
      </w:r>
      <w:ins w:id="43" w:author="Monika Chuchro" w:date="2024-12-27T11:55:00Z">
        <w:r w:rsidR="439A5F02">
          <w:t xml:space="preserve"> </w:t>
        </w:r>
      </w:ins>
      <w:ins w:id="44" w:author="Monika Chuchro" w:date="2024-12-27T11:54:00Z">
        <w:r w:rsidR="439A5F02">
          <w:t xml:space="preserve">NAME, TYPE, </w:t>
        </w:r>
        <w:proofErr w:type="spellStart"/>
        <w:r w:rsidR="439A5F02">
          <w:t>NaN</w:t>
        </w:r>
        <w:proofErr w:type="spellEnd"/>
        <w:r w:rsidR="439A5F02">
          <w:t>,...</w:t>
        </w:r>
      </w:ins>
      <w:del w:id="45" w:author="Monika Chuchro" w:date="2024-12-27T11:54:00Z">
        <w:r w:rsidDel="26FE8337">
          <w:delText>:</w:delText>
        </w:r>
      </w:del>
    </w:p>
    <w:p w14:paraId="6401C192" w14:textId="1DDF6F94" w:rsidR="00240411" w:rsidRDefault="00240411" w:rsidP="00240411">
      <w:pPr>
        <w:numPr>
          <w:ilvl w:val="0"/>
          <w:numId w:val="15"/>
        </w:numPr>
        <w:jc w:val="both"/>
      </w:pPr>
      <w:commentRangeStart w:id="46"/>
      <w:r>
        <w:t xml:space="preserve">NAME </w:t>
      </w:r>
      <w:commentRangeEnd w:id="46"/>
      <w:r>
        <w:commentReference w:id="46"/>
      </w:r>
      <w:r>
        <w:t>– nazwie kolumny numerycznej,</w:t>
      </w:r>
    </w:p>
    <w:p w14:paraId="49DDABC4" w14:textId="635468F9" w:rsidR="00240411" w:rsidRDefault="00240411" w:rsidP="00240411">
      <w:pPr>
        <w:numPr>
          <w:ilvl w:val="0"/>
          <w:numId w:val="15"/>
        </w:numPr>
        <w:jc w:val="both"/>
      </w:pPr>
      <w:r>
        <w:t>TYPE – typie zmiennej,</w:t>
      </w:r>
    </w:p>
    <w:p w14:paraId="54D4E06D" w14:textId="46DF706F" w:rsidR="00240411" w:rsidRDefault="00240411" w:rsidP="00240411">
      <w:pPr>
        <w:numPr>
          <w:ilvl w:val="0"/>
          <w:numId w:val="15"/>
        </w:numPr>
        <w:jc w:val="both"/>
      </w:pPr>
      <w:commentRangeStart w:id="47"/>
      <w:commentRangeStart w:id="48"/>
      <w:proofErr w:type="spellStart"/>
      <w:r>
        <w:t>NaN</w:t>
      </w:r>
      <w:proofErr w:type="spellEnd"/>
      <w:r>
        <w:t xml:space="preserve"> </w:t>
      </w:r>
      <w:commentRangeEnd w:id="47"/>
      <w:r>
        <w:commentReference w:id="47"/>
      </w:r>
      <w:commentRangeEnd w:id="48"/>
      <w:r w:rsidR="00AB4274">
        <w:rPr>
          <w:rStyle w:val="Odwoaniedokomentarza"/>
        </w:rPr>
        <w:commentReference w:id="48"/>
      </w:r>
      <w:r>
        <w:t xml:space="preserve">– ilości brakujących </w:t>
      </w:r>
      <w:r w:rsidR="00AB20B5">
        <w:t>obserwacji</w:t>
      </w:r>
      <w:r>
        <w:t>,</w:t>
      </w:r>
    </w:p>
    <w:p w14:paraId="24D321E1" w14:textId="52568132" w:rsidR="00240411" w:rsidRDefault="00240411" w:rsidP="00240411">
      <w:pPr>
        <w:numPr>
          <w:ilvl w:val="0"/>
          <w:numId w:val="15"/>
        </w:numPr>
        <w:jc w:val="both"/>
      </w:pPr>
      <w:r>
        <w:t>AVG – wartości średniej,</w:t>
      </w:r>
    </w:p>
    <w:p w14:paraId="3C5DCE5C" w14:textId="5A82EEA6" w:rsidR="00240411" w:rsidRDefault="00240411" w:rsidP="00240411">
      <w:pPr>
        <w:numPr>
          <w:ilvl w:val="0"/>
          <w:numId w:val="15"/>
        </w:numPr>
        <w:jc w:val="both"/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240411">
      <w:pPr>
        <w:numPr>
          <w:ilvl w:val="0"/>
          <w:numId w:val="15"/>
        </w:numPr>
        <w:jc w:val="both"/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240411">
      <w:pPr>
        <w:numPr>
          <w:ilvl w:val="0"/>
          <w:numId w:val="15"/>
        </w:numPr>
        <w:jc w:val="both"/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240411">
      <w:pPr>
        <w:numPr>
          <w:ilvl w:val="0"/>
          <w:numId w:val="15"/>
        </w:numPr>
        <w:jc w:val="both"/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240411">
      <w:pPr>
        <w:numPr>
          <w:ilvl w:val="0"/>
          <w:numId w:val="15"/>
        </w:numPr>
        <w:jc w:val="both"/>
      </w:pPr>
      <w:r>
        <w:t>MIN – wartości minimalnej</w:t>
      </w:r>
      <w:r w:rsidR="00B26066">
        <w:t>,</w:t>
      </w:r>
    </w:p>
    <w:p w14:paraId="7B28CD19" w14:textId="7BDA06D6" w:rsidR="00C62B33" w:rsidRDefault="00C62B33" w:rsidP="00240411">
      <w:pPr>
        <w:numPr>
          <w:ilvl w:val="0"/>
          <w:numId w:val="15"/>
        </w:numPr>
        <w:jc w:val="both"/>
      </w:pPr>
      <w:r>
        <w:t>MAX – wartości maksymalnej</w:t>
      </w:r>
      <w:r w:rsidR="00B26066">
        <w:t>,</w:t>
      </w:r>
    </w:p>
    <w:p w14:paraId="6E2C6AA5" w14:textId="76453959" w:rsidR="00C62B33" w:rsidRDefault="00C62B33" w:rsidP="00240411">
      <w:pPr>
        <w:numPr>
          <w:ilvl w:val="0"/>
          <w:numId w:val="15"/>
        </w:numPr>
        <w:jc w:val="both"/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240411">
      <w:pPr>
        <w:numPr>
          <w:ilvl w:val="0"/>
          <w:numId w:val="15"/>
        </w:numPr>
        <w:jc w:val="both"/>
      </w:pPr>
      <w:r>
        <w:t>STD – odchyleniu standardowym,</w:t>
      </w:r>
    </w:p>
    <w:p w14:paraId="70477EDA" w14:textId="35424028" w:rsidR="00B26066" w:rsidRDefault="00B26066" w:rsidP="00240411">
      <w:pPr>
        <w:numPr>
          <w:ilvl w:val="0"/>
          <w:numId w:val="15"/>
        </w:numPr>
        <w:jc w:val="both"/>
      </w:pPr>
      <w:r>
        <w:t>SUM – sumie wartości,</w:t>
      </w:r>
    </w:p>
    <w:p w14:paraId="33B5AF4F" w14:textId="42BC6158" w:rsidR="00B26066" w:rsidRDefault="00B26066" w:rsidP="00240411">
      <w:pPr>
        <w:numPr>
          <w:ilvl w:val="0"/>
          <w:numId w:val="15"/>
        </w:numPr>
        <w:jc w:val="both"/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ins w:id="49" w:author="Monika Chuchro" w:date="2024-12-27T11:50:00Z">
        <w:r w:rsidR="516A0682">
          <w:t>,</w:t>
        </w:r>
      </w:ins>
    </w:p>
    <w:p w14:paraId="55DB59EC" w14:textId="45668790" w:rsidR="00BA21C9" w:rsidRDefault="00B26066" w:rsidP="00BA21C9">
      <w:pPr>
        <w:numPr>
          <w:ilvl w:val="0"/>
          <w:numId w:val="15"/>
        </w:numPr>
        <w:jc w:val="both"/>
      </w:pPr>
      <w:r w:rsidRPr="00B26066">
        <w:lastRenderedPageBreak/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ins w:id="50" w:author="Monika Chuchro" w:date="2024-12-27T11:50:00Z">
        <w:r w:rsidR="30A897C2">
          <w:t>.</w:t>
        </w:r>
      </w:ins>
    </w:p>
    <w:p w14:paraId="1EACE167" w14:textId="77777777" w:rsidR="001F3875" w:rsidRDefault="001F3875" w:rsidP="001F3875">
      <w:pPr>
        <w:jc w:val="both"/>
      </w:pPr>
    </w:p>
    <w:p w14:paraId="16404EBD" w14:textId="7DD70786" w:rsidR="00D16668" w:rsidRDefault="002224C8" w:rsidP="00D1666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>
        <w:t>check_category_data</w:t>
      </w:r>
      <w:proofErr w:type="spellEnd"/>
    </w:p>
    <w:p w14:paraId="77DC08CD" w14:textId="6E2CC045" w:rsidR="00184BAB" w:rsidRDefault="00107494" w:rsidP="00107494">
      <w:pPr>
        <w:jc w:val="both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>. Określa on czy użytkownik</w:t>
      </w:r>
      <w:del w:id="51" w:author="Monika Chuchro" w:date="2024-12-27T11:50:00Z">
        <w:r>
          <w:delText>a</w:delText>
        </w:r>
      </w:del>
      <w:r>
        <w:t xml:space="preserve">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ze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4.13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4.14</w:t>
      </w:r>
      <w:r w:rsidR="00184BAB">
        <w:t xml:space="preserve"> </w:t>
      </w:r>
      <w:r w:rsidR="00C52B8D">
        <w:br/>
      </w:r>
      <w:r w:rsidR="00184BAB">
        <w:t xml:space="preserve">i Rys. </w:t>
      </w:r>
      <w:r w:rsidR="00AB4274">
        <w:t>4.15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6B6FDDBC" w:rsidR="00C52B8D" w:rsidRPr="00AB4274" w:rsidRDefault="00EB7335" w:rsidP="00C52B8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084FBBB2">
            <wp:extent cx="5410200" cy="228600"/>
            <wp:effectExtent l="0" t="0" r="0" b="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4.13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C52B8D">
      <w:pPr>
        <w:jc w:val="center"/>
        <w:rPr>
          <w:noProof/>
        </w:rPr>
      </w:pPr>
    </w:p>
    <w:p w14:paraId="59D3FC07" w14:textId="628D0688" w:rsidR="00C63B66" w:rsidRPr="00AB4274" w:rsidRDefault="00EB7335" w:rsidP="00C63B6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0829FC35" wp14:editId="1F6EFED6">
            <wp:extent cx="5403850" cy="1295400"/>
            <wp:effectExtent l="0" t="0" r="0" b="0"/>
            <wp:docPr id="17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4.14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 z argumentem cat_dist u</w:t>
      </w:r>
      <w:r w:rsidR="008F1F39" w:rsidRPr="00AB4274">
        <w:rPr>
          <w:i/>
          <w:iCs/>
          <w:noProof/>
          <w:sz w:val="16"/>
          <w:szCs w:val="18"/>
        </w:rPr>
        <w:t>tawionym na wartość False</w:t>
      </w:r>
    </w:p>
    <w:p w14:paraId="4726591C" w14:textId="18B07F29" w:rsidR="008F1F39" w:rsidRDefault="00EB7335" w:rsidP="00C63B6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C1FE1B" wp14:editId="1C7EB8C9">
            <wp:extent cx="5416550" cy="4648200"/>
            <wp:effectExtent l="0" t="0" r="0" b="0"/>
            <wp:docPr id="18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4.15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73FE6E50" w14:textId="585AE971" w:rsidR="00C52B8D" w:rsidRDefault="00C34D99" w:rsidP="00107494">
      <w:pPr>
        <w:jc w:val="both"/>
      </w:pPr>
      <w:r>
        <w:t xml:space="preserve">W przypadku przedstawionym na Rys. </w:t>
      </w:r>
      <w:r w:rsidR="001110DD">
        <w:t>4.14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C34D99">
      <w:pPr>
        <w:numPr>
          <w:ilvl w:val="0"/>
          <w:numId w:val="16"/>
        </w:numPr>
        <w:jc w:val="both"/>
      </w:pPr>
      <w:r>
        <w:t>NAME – nazwa</w:t>
      </w:r>
      <w:r w:rsidR="00E00D9C">
        <w:t>,</w:t>
      </w:r>
    </w:p>
    <w:p w14:paraId="24D7421C" w14:textId="21FBD3A4" w:rsidR="00D16668" w:rsidRDefault="00EB66E9" w:rsidP="00B612BB">
      <w:pPr>
        <w:numPr>
          <w:ilvl w:val="0"/>
          <w:numId w:val="16"/>
        </w:numPr>
        <w:jc w:val="both"/>
      </w:pPr>
      <w:r>
        <w:t>TYPE – typ</w:t>
      </w:r>
      <w:r w:rsidR="00E00D9C">
        <w:t>,</w:t>
      </w:r>
    </w:p>
    <w:p w14:paraId="4DC8CC08" w14:textId="54F2F5EC" w:rsidR="00EB66E9" w:rsidRDefault="00EB66E9" w:rsidP="00B612BB">
      <w:pPr>
        <w:numPr>
          <w:ilvl w:val="0"/>
          <w:numId w:val="16"/>
        </w:numPr>
        <w:jc w:val="both"/>
      </w:pPr>
      <w:proofErr w:type="spellStart"/>
      <w:r>
        <w:t>NaN</w:t>
      </w:r>
      <w:proofErr w:type="spellEnd"/>
      <w:r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B612BB">
      <w:pPr>
        <w:numPr>
          <w:ilvl w:val="0"/>
          <w:numId w:val="16"/>
        </w:numPr>
        <w:jc w:val="both"/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B612BB">
      <w:pPr>
        <w:numPr>
          <w:ilvl w:val="0"/>
          <w:numId w:val="16"/>
        </w:numPr>
        <w:jc w:val="both"/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B612BB">
      <w:pPr>
        <w:numPr>
          <w:ilvl w:val="0"/>
          <w:numId w:val="16"/>
        </w:numPr>
        <w:jc w:val="both"/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B612BB">
      <w:pPr>
        <w:numPr>
          <w:ilvl w:val="0"/>
          <w:numId w:val="16"/>
        </w:numPr>
        <w:jc w:val="both"/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B612BB">
      <w:pPr>
        <w:numPr>
          <w:ilvl w:val="0"/>
          <w:numId w:val="16"/>
        </w:numPr>
        <w:jc w:val="both"/>
      </w:pPr>
      <w:r>
        <w:t>LAST – kategoria występująca pod ostatnim indeksem (indeks -1)</w:t>
      </w:r>
      <w:r w:rsidR="00E00D9C">
        <w:t>.</w:t>
      </w:r>
    </w:p>
    <w:p w14:paraId="10A6072F" w14:textId="54D19557" w:rsidR="00EB66E9" w:rsidRDefault="00E00D9C" w:rsidP="00EB66E9">
      <w:pPr>
        <w:jc w:val="both"/>
      </w:pPr>
      <w:r>
        <w:t>W przypadku przedstawienia rozkładu kategorii na Rys. 17, statystyki opisujące to:</w:t>
      </w:r>
    </w:p>
    <w:p w14:paraId="48EEC4C9" w14:textId="1806ED3A" w:rsidR="00E00D9C" w:rsidRDefault="00E00D9C" w:rsidP="00E00D9C">
      <w:pPr>
        <w:numPr>
          <w:ilvl w:val="0"/>
          <w:numId w:val="17"/>
        </w:numPr>
        <w:jc w:val="both"/>
      </w:pPr>
      <w:r>
        <w:t>CATEGORY – nazwa kategorii,</w:t>
      </w:r>
    </w:p>
    <w:p w14:paraId="5A780514" w14:textId="5CC77FF1" w:rsidR="00E00D9C" w:rsidRDefault="00E00D9C" w:rsidP="00E00D9C">
      <w:pPr>
        <w:numPr>
          <w:ilvl w:val="0"/>
          <w:numId w:val="17"/>
        </w:numPr>
        <w:jc w:val="both"/>
      </w:pPr>
      <w:r>
        <w:t>AMOUNT – ilość wystąpień,</w:t>
      </w:r>
    </w:p>
    <w:p w14:paraId="2667B84C" w14:textId="66DF823C" w:rsidR="00E00D9C" w:rsidRDefault="00E00D9C" w:rsidP="00E00D9C">
      <w:pPr>
        <w:numPr>
          <w:ilvl w:val="0"/>
          <w:numId w:val="17"/>
        </w:numPr>
        <w:jc w:val="both"/>
      </w:pPr>
      <w:r>
        <w:lastRenderedPageBreak/>
        <w:t>PERCENTAGE – procentowy udział kategorii w zbiorze danych</w:t>
      </w:r>
      <w:ins w:id="52" w:author="Monika Chuchro" w:date="2024-12-27T11:51:00Z">
        <w:r w:rsidR="4596FC69">
          <w:t>,</w:t>
        </w:r>
      </w:ins>
    </w:p>
    <w:p w14:paraId="68AD5D05" w14:textId="28E25B7E" w:rsidR="00D16668" w:rsidRDefault="00E00D9C" w:rsidP="00F15AEF">
      <w:pPr>
        <w:numPr>
          <w:ilvl w:val="0"/>
          <w:numId w:val="17"/>
        </w:numPr>
        <w:jc w:val="both"/>
      </w:pPr>
      <w:r>
        <w:t xml:space="preserve">RANK </w:t>
      </w:r>
      <w:r w:rsidR="00A772D9">
        <w:t>–</w:t>
      </w:r>
      <w:r>
        <w:t xml:space="preserve"> </w:t>
      </w:r>
      <w:r w:rsidR="00A772D9">
        <w:t>pozycja kategorii (1-występuje najczęściej)</w:t>
      </w:r>
      <w:r w:rsidR="00082EA2">
        <w:t>, podsumowanie każdej kolumny posortowano względem tego pola</w:t>
      </w:r>
      <w:ins w:id="53" w:author="Monika Chuchro" w:date="2024-12-27T11:51:00Z">
        <w:r w:rsidR="7860E413">
          <w:t>.</w:t>
        </w:r>
      </w:ins>
    </w:p>
    <w:p w14:paraId="6AD3511E" w14:textId="77777777" w:rsidR="00082EA2" w:rsidRDefault="00082EA2" w:rsidP="00082EA2">
      <w:pPr>
        <w:jc w:val="both"/>
      </w:pPr>
    </w:p>
    <w:p w14:paraId="6AC87C9A" w14:textId="77777777" w:rsidR="00082EA2" w:rsidRDefault="00082EA2" w:rsidP="00082EA2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3B6EEF">
        <w:rPr>
          <w:i/>
          <w:iCs/>
        </w:rPr>
        <w:t>check_time_series_data</w:t>
      </w:r>
      <w:proofErr w:type="spellEnd"/>
    </w:p>
    <w:p w14:paraId="3FE18C4F" w14:textId="2BBD51D3" w:rsidR="00082EA2" w:rsidRDefault="00490AD3" w:rsidP="00082EA2">
      <w:pPr>
        <w:jc w:val="both"/>
      </w:pPr>
      <w:r>
        <w:t xml:space="preserve">Metoda ta </w:t>
      </w:r>
      <w:proofErr w:type="spellStart"/>
      <w:r>
        <w:t>podsum</w:t>
      </w:r>
      <w:r w:rsidR="00FF0631">
        <w:t>owywuje</w:t>
      </w:r>
      <w:proofErr w:type="spellEnd"/>
      <w:r w:rsidR="00FF0631">
        <w:t xml:space="preserve">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F44A56">
      <w:pPr>
        <w:numPr>
          <w:ilvl w:val="0"/>
          <w:numId w:val="18"/>
        </w:numPr>
        <w:jc w:val="both"/>
      </w:pPr>
      <w:r>
        <w:t>NAME – nazwa kolum</w:t>
      </w:r>
      <w:r w:rsidR="00445506">
        <w:t>ny,</w:t>
      </w:r>
    </w:p>
    <w:p w14:paraId="06C5499F" w14:textId="18F8C546" w:rsidR="00445506" w:rsidRDefault="00445506" w:rsidP="00F44A56">
      <w:pPr>
        <w:numPr>
          <w:ilvl w:val="0"/>
          <w:numId w:val="18"/>
        </w:numPr>
        <w:jc w:val="both"/>
      </w:pPr>
      <w:r>
        <w:t>TYPE – typ zmiennej,</w:t>
      </w:r>
    </w:p>
    <w:p w14:paraId="276AE5D2" w14:textId="5802A1D4" w:rsidR="00445506" w:rsidRDefault="00445506" w:rsidP="00F44A56">
      <w:pPr>
        <w:numPr>
          <w:ilvl w:val="0"/>
          <w:numId w:val="18"/>
        </w:numPr>
        <w:jc w:val="both"/>
      </w:pPr>
      <w:proofErr w:type="spellStart"/>
      <w:r>
        <w:t>NaN</w:t>
      </w:r>
      <w:proofErr w:type="spellEnd"/>
      <w:r>
        <w:t xml:space="preserve"> – ilość brakujących obserwacji,</w:t>
      </w:r>
    </w:p>
    <w:p w14:paraId="47848709" w14:textId="4F397DAC" w:rsidR="00445506" w:rsidRDefault="00445506" w:rsidP="00F44A56">
      <w:pPr>
        <w:numPr>
          <w:ilvl w:val="0"/>
          <w:numId w:val="18"/>
        </w:numPr>
        <w:jc w:val="both"/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F44A56">
      <w:pPr>
        <w:numPr>
          <w:ilvl w:val="0"/>
          <w:numId w:val="18"/>
        </w:numPr>
        <w:jc w:val="both"/>
      </w:pPr>
      <w:r>
        <w:t>MAX – najpóźniejszy moment czasu,</w:t>
      </w:r>
    </w:p>
    <w:p w14:paraId="1EEA88BA" w14:textId="63D997BB" w:rsidR="00DF077F" w:rsidRDefault="00153913" w:rsidP="00F44A56">
      <w:pPr>
        <w:numPr>
          <w:ilvl w:val="0"/>
          <w:numId w:val="18"/>
        </w:numPr>
        <w:jc w:val="both"/>
      </w:pPr>
      <w:r>
        <w:t>AVG – średni moment czasu,</w:t>
      </w:r>
    </w:p>
    <w:p w14:paraId="3D507106" w14:textId="4753DA03" w:rsidR="00153913" w:rsidRDefault="00153913" w:rsidP="00F44A56">
      <w:pPr>
        <w:numPr>
          <w:ilvl w:val="0"/>
          <w:numId w:val="18"/>
        </w:numPr>
        <w:jc w:val="both"/>
      </w:pPr>
      <w:r>
        <w:t>MED – mediana momentów czasu,</w:t>
      </w:r>
    </w:p>
    <w:p w14:paraId="58EE4181" w14:textId="127DE639" w:rsidR="00153913" w:rsidRDefault="00B33920" w:rsidP="00F44A56">
      <w:pPr>
        <w:numPr>
          <w:ilvl w:val="0"/>
          <w:numId w:val="18"/>
        </w:numPr>
        <w:jc w:val="both"/>
      </w:pPr>
      <w:r>
        <w:t>STD – odchylenie standardowe momentów czasu,</w:t>
      </w:r>
    </w:p>
    <w:p w14:paraId="2A287E70" w14:textId="40A47EDC" w:rsidR="00B33920" w:rsidRDefault="00B33920" w:rsidP="00F44A56">
      <w:pPr>
        <w:numPr>
          <w:ilvl w:val="0"/>
          <w:numId w:val="18"/>
        </w:numPr>
        <w:jc w:val="both"/>
      </w:pPr>
      <w:r>
        <w:t xml:space="preserve">UNIQUE – ilość </w:t>
      </w:r>
      <w:r w:rsidR="00854455">
        <w:t>unikatowych momentów czasu.</w:t>
      </w:r>
    </w:p>
    <w:p w14:paraId="0A574B8F" w14:textId="48FA415B" w:rsidR="00854455" w:rsidRDefault="00DB0597" w:rsidP="00854455">
      <w:pPr>
        <w:jc w:val="both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4.16</w:t>
      </w:r>
      <w:r w:rsidR="00576F1E">
        <w:t xml:space="preserve">. </w:t>
      </w:r>
      <w:r w:rsidR="008D4F9A">
        <w:t xml:space="preserve">Ponadto na Rys. </w:t>
      </w:r>
      <w:r w:rsidR="001110DD">
        <w:t>4.17</w:t>
      </w:r>
      <w:r w:rsidR="008D4F9A">
        <w:t xml:space="preserve"> zaprezentowano </w:t>
      </w:r>
      <w:proofErr w:type="spellStart"/>
      <w:r w:rsidR="008D4F9A">
        <w:t>outpu</w:t>
      </w:r>
      <w:r w:rsidR="005F1C1F">
        <w:t>t</w:t>
      </w:r>
      <w:proofErr w:type="spellEnd"/>
      <w:r w:rsidR="005F1C1F">
        <w:t xml:space="preserve"> po wywołaniu tej metody.</w:t>
      </w:r>
    </w:p>
    <w:p w14:paraId="7E86E948" w14:textId="6CD3FE34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82D23C7" wp14:editId="7FE6BD26">
            <wp:extent cx="4565650" cy="304800"/>
            <wp:effectExtent l="0" t="0" r="0" b="0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4.16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E625C2">
      <w:pPr>
        <w:jc w:val="center"/>
        <w:rPr>
          <w:i/>
          <w:iCs/>
          <w:noProof/>
        </w:rPr>
      </w:pPr>
    </w:p>
    <w:p w14:paraId="752DB883" w14:textId="097A944A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noProof/>
          <w:sz w:val="16"/>
          <w:szCs w:val="18"/>
        </w:rPr>
        <w:drawing>
          <wp:inline distT="0" distB="0" distL="0" distR="0" wp14:anchorId="52C9D891" wp14:editId="3FFA3F76">
            <wp:extent cx="5397500" cy="628650"/>
            <wp:effectExtent l="0" t="0" r="0" b="0"/>
            <wp:docPr id="20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4.17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082EA2">
      <w:pPr>
        <w:jc w:val="both"/>
      </w:pPr>
    </w:p>
    <w:p w14:paraId="7D73EA58" w14:textId="4AC7AA24" w:rsidR="00082EA2" w:rsidRDefault="00082EA2" w:rsidP="00082EA2">
      <w:pPr>
        <w:numPr>
          <w:ilvl w:val="2"/>
          <w:numId w:val="7"/>
        </w:numPr>
        <w:jc w:val="both"/>
        <w:rPr>
          <w:lang w:val="en-US"/>
        </w:rPr>
      </w:pPr>
      <w:proofErr w:type="spellStart"/>
      <w:r w:rsidRPr="00082EA2">
        <w:rPr>
          <w:lang w:val="en-US"/>
        </w:rPr>
        <w:t>Metoda</w:t>
      </w:r>
      <w:proofErr w:type="spellEnd"/>
      <w:r w:rsidRPr="00082EA2">
        <w:rPr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check_time_interval_data</w:t>
      </w:r>
      <w:proofErr w:type="spellEnd"/>
    </w:p>
    <w:p w14:paraId="1B568887" w14:textId="778C38ED" w:rsidR="00082EA2" w:rsidRDefault="00C56624" w:rsidP="00082EA2">
      <w:pPr>
        <w:jc w:val="both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4.18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86183A">
        <w:br/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12272E">
        <w:t xml:space="preserve"> zbudowanej z dwóch kolumn </w:t>
      </w:r>
      <w:r w:rsidR="00FA1A84" w:rsidRPr="00422E3F">
        <w:rPr>
          <w:i/>
          <w:iCs/>
        </w:rPr>
        <w:t>l</w:t>
      </w:r>
      <w:r w:rsidR="00FA1A84">
        <w:t xml:space="preserve"> oraz </w:t>
      </w:r>
      <w:r w:rsidR="0012272E" w:rsidRPr="00422E3F">
        <w:rPr>
          <w:i/>
          <w:iCs/>
        </w:rPr>
        <w:t>m</w:t>
      </w:r>
      <w:r w:rsidR="00FA1A84">
        <w:t xml:space="preserve"> w postaci interwałów czasowych.</w:t>
      </w:r>
    </w:p>
    <w:p w14:paraId="33882946" w14:textId="49BE07CF" w:rsidR="00F15597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7CBF325" wp14:editId="5F9E3C03">
            <wp:extent cx="4629150" cy="298450"/>
            <wp:effectExtent l="0" t="0" r="0" b="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4.18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0B70E5">
      <w:pPr>
        <w:jc w:val="center"/>
        <w:rPr>
          <w:i/>
          <w:iCs/>
        </w:rPr>
      </w:pPr>
    </w:p>
    <w:p w14:paraId="64EAB6D9" w14:textId="446A6FB0" w:rsidR="000B70E5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noProof/>
          <w:sz w:val="16"/>
          <w:szCs w:val="18"/>
        </w:rPr>
        <w:drawing>
          <wp:inline distT="0" distB="0" distL="0" distR="0" wp14:anchorId="38599F67" wp14:editId="02B04957">
            <wp:extent cx="5397500" cy="533400"/>
            <wp:effectExtent l="0" t="0" r="0" b="0"/>
            <wp:docPr id="22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4.19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0973128C" w14:textId="77777777" w:rsidR="00422E3F" w:rsidRDefault="00422E3F" w:rsidP="000B70E5">
      <w:pPr>
        <w:jc w:val="center"/>
        <w:rPr>
          <w:i/>
          <w:iCs/>
          <w:noProof/>
        </w:rPr>
      </w:pPr>
    </w:p>
    <w:p w14:paraId="4C3F1657" w14:textId="00481DF9" w:rsidR="000B70E5" w:rsidRDefault="00CF46EF" w:rsidP="000B70E5">
      <w:pPr>
        <w:rPr>
          <w:noProof/>
        </w:rPr>
      </w:pPr>
      <w:r>
        <w:rPr>
          <w:noProof/>
        </w:rPr>
        <w:t xml:space="preserve">Przykładowy wynik zapytania z Rys. </w:t>
      </w:r>
      <w:r w:rsidR="001110DD">
        <w:rPr>
          <w:noProof/>
        </w:rPr>
        <w:t>4.18</w:t>
      </w:r>
      <w:r>
        <w:rPr>
          <w:noProof/>
        </w:rPr>
        <w:t xml:space="preserve"> przedstawiono na Rys. </w:t>
      </w:r>
      <w:r w:rsidR="001110DD">
        <w:rPr>
          <w:noProof/>
        </w:rPr>
        <w:t>4.19</w:t>
      </w:r>
      <w:r>
        <w:rPr>
          <w:noProof/>
        </w:rPr>
        <w:t xml:space="preserve">. </w:t>
      </w:r>
      <w:r w:rsidR="00837822">
        <w:rPr>
          <w:noProof/>
        </w:rPr>
        <w:t>Wyświetlone na nim statystyki to:</w:t>
      </w:r>
    </w:p>
    <w:p w14:paraId="5B43BB7E" w14:textId="6738E997" w:rsidR="00837822" w:rsidRDefault="00837822" w:rsidP="00837822">
      <w:pPr>
        <w:numPr>
          <w:ilvl w:val="0"/>
          <w:numId w:val="19"/>
        </w:numPr>
      </w:pPr>
      <w:r>
        <w:t>NAME – nazwa kolumny</w:t>
      </w:r>
      <w:r w:rsidR="006F1195">
        <w:t>,</w:t>
      </w:r>
    </w:p>
    <w:p w14:paraId="19292899" w14:textId="0D6630C8" w:rsidR="00837822" w:rsidRDefault="00837822" w:rsidP="00837822">
      <w:pPr>
        <w:numPr>
          <w:ilvl w:val="0"/>
          <w:numId w:val="19"/>
        </w:numPr>
      </w:pPr>
      <w:r>
        <w:t>TYPE – typ zmienn</w:t>
      </w:r>
      <w:r w:rsidR="006F1195">
        <w:t>ych,</w:t>
      </w:r>
    </w:p>
    <w:p w14:paraId="054EAD92" w14:textId="246A23DA" w:rsidR="00837822" w:rsidRDefault="006F1195" w:rsidP="00837822">
      <w:pPr>
        <w:numPr>
          <w:ilvl w:val="0"/>
          <w:numId w:val="19"/>
        </w:numPr>
      </w:pPr>
      <w:proofErr w:type="spellStart"/>
      <w:r>
        <w:t>NaN</w:t>
      </w:r>
      <w:proofErr w:type="spellEnd"/>
      <w:r>
        <w:t xml:space="preserve"> – ilość brakujących obserwacji,</w:t>
      </w:r>
    </w:p>
    <w:p w14:paraId="51B9FD58" w14:textId="54FA4545" w:rsidR="006F1195" w:rsidRDefault="006F1195" w:rsidP="00837822">
      <w:pPr>
        <w:numPr>
          <w:ilvl w:val="0"/>
          <w:numId w:val="19"/>
        </w:numPr>
      </w:pPr>
      <w:r>
        <w:t xml:space="preserve">AVG – wartość średnia </w:t>
      </w:r>
      <w:r w:rsidR="00FE4524">
        <w:t>interwałów czasowych,</w:t>
      </w:r>
    </w:p>
    <w:p w14:paraId="5B165F7F" w14:textId="1FE308D5" w:rsidR="00FE4524" w:rsidRDefault="00FE4524" w:rsidP="00837822">
      <w:pPr>
        <w:numPr>
          <w:ilvl w:val="0"/>
          <w:numId w:val="19"/>
        </w:numPr>
      </w:pPr>
      <w:r>
        <w:t xml:space="preserve">MED. – mediana, wartość środkowa </w:t>
      </w:r>
      <w:r w:rsidR="001053DC">
        <w:t>interwałów czasowych,</w:t>
      </w:r>
    </w:p>
    <w:p w14:paraId="3C501F92" w14:textId="62CBFE7B" w:rsidR="001053DC" w:rsidRDefault="001053DC" w:rsidP="00837822">
      <w:pPr>
        <w:numPr>
          <w:ilvl w:val="0"/>
          <w:numId w:val="19"/>
        </w:numPr>
      </w:pPr>
      <w:r>
        <w:t xml:space="preserve">IQR – Rozstęp </w:t>
      </w:r>
      <w:proofErr w:type="spellStart"/>
      <w:r>
        <w:t>międzykwartylowy</w:t>
      </w:r>
      <w:proofErr w:type="spellEnd"/>
      <w:r>
        <w:t xml:space="preserve"> interwałów czasowych,</w:t>
      </w:r>
    </w:p>
    <w:p w14:paraId="4CCF6EF5" w14:textId="36F6864B" w:rsidR="001053DC" w:rsidRDefault="001053DC" w:rsidP="00837822">
      <w:pPr>
        <w:numPr>
          <w:ilvl w:val="0"/>
          <w:numId w:val="19"/>
        </w:numPr>
      </w:pPr>
      <w:r>
        <w:t>MIN – naj</w:t>
      </w:r>
      <w:r w:rsidR="00813D65">
        <w:t>krótszy</w:t>
      </w:r>
      <w:r>
        <w:t xml:space="preserve"> interwał czasowy,</w:t>
      </w:r>
    </w:p>
    <w:p w14:paraId="51B4EE4F" w14:textId="5C74B83E" w:rsidR="001053DC" w:rsidRDefault="00813D65" w:rsidP="00837822">
      <w:pPr>
        <w:numPr>
          <w:ilvl w:val="0"/>
          <w:numId w:val="19"/>
        </w:numPr>
      </w:pPr>
      <w:r>
        <w:t>MAX – najdłuższy interwał czasowy,</w:t>
      </w:r>
    </w:p>
    <w:p w14:paraId="48561DCF" w14:textId="5D8D8767" w:rsidR="00813D65" w:rsidRDefault="00813D65" w:rsidP="00837822">
      <w:pPr>
        <w:numPr>
          <w:ilvl w:val="0"/>
          <w:numId w:val="19"/>
        </w:numPr>
      </w:pPr>
      <w:r>
        <w:t>RAN – różnica między MAX i MIN, zakres,</w:t>
      </w:r>
    </w:p>
    <w:p w14:paraId="762DFE9B" w14:textId="24110133" w:rsidR="00813D65" w:rsidRDefault="00813D65" w:rsidP="00837822">
      <w:pPr>
        <w:numPr>
          <w:ilvl w:val="0"/>
          <w:numId w:val="19"/>
        </w:numPr>
      </w:pPr>
      <w:r>
        <w:t>STD – odchylenie standardowe interwałów czasowych,</w:t>
      </w:r>
    </w:p>
    <w:p w14:paraId="15C58B75" w14:textId="48B34098" w:rsidR="00813D65" w:rsidRDefault="0069143D" w:rsidP="00837822">
      <w:pPr>
        <w:numPr>
          <w:ilvl w:val="0"/>
          <w:numId w:val="19"/>
        </w:numPr>
      </w:pPr>
      <w:r>
        <w:t>SUM – suma wszystkich interwałów czasowych w danej kolumnie,</w:t>
      </w:r>
    </w:p>
    <w:p w14:paraId="69A4E7FC" w14:textId="61FC752C" w:rsidR="0069143D" w:rsidRDefault="0069143D" w:rsidP="00837822">
      <w:pPr>
        <w:numPr>
          <w:ilvl w:val="0"/>
          <w:numId w:val="19"/>
        </w:numPr>
      </w:pPr>
      <w:r>
        <w:t xml:space="preserve">UNIQUE – ilość </w:t>
      </w:r>
      <w:r w:rsidR="00E94CEB">
        <w:t>unikalnych wartości interwałów czasowych.</w:t>
      </w:r>
    </w:p>
    <w:p w14:paraId="7286E435" w14:textId="77777777" w:rsidR="00E94CEB" w:rsidRPr="000B70E5" w:rsidRDefault="00E94CEB" w:rsidP="00E94CEB"/>
    <w:p w14:paraId="7BF4CD7C" w14:textId="6FB6D4BC" w:rsidR="00257DC1" w:rsidRPr="00422E3F" w:rsidRDefault="00082EA2" w:rsidP="00257DC1">
      <w:pPr>
        <w:numPr>
          <w:ilvl w:val="2"/>
          <w:numId w:val="7"/>
        </w:numPr>
        <w:jc w:val="both"/>
        <w:rPr>
          <w:i/>
          <w:iCs/>
          <w:lang w:val="en-US"/>
        </w:rPr>
      </w:pPr>
      <w:proofErr w:type="spellStart"/>
      <w:r w:rsidRPr="00422E3F">
        <w:rPr>
          <w:lang w:val="en-US"/>
        </w:rPr>
        <w:t>Metoda</w:t>
      </w:r>
      <w:proofErr w:type="spellEnd"/>
      <w:r w:rsidRPr="00422E3F">
        <w:rPr>
          <w:i/>
          <w:iCs/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</w:t>
      </w:r>
      <w:r w:rsidR="00257DC1" w:rsidRPr="00422E3F">
        <w:rPr>
          <w:i/>
          <w:iCs/>
          <w:lang w:val="en-US"/>
        </w:rPr>
        <w:t>_data</w:t>
      </w:r>
      <w:proofErr w:type="spellEnd"/>
    </w:p>
    <w:p w14:paraId="736847C3" w14:textId="0EFA6CD0" w:rsidR="00257DC1" w:rsidRDefault="00B54BCF" w:rsidP="00257DC1">
      <w:pPr>
        <w:jc w:val="both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505EA4">
        <w:t xml:space="preserve">danych wewnątrz ramki danych. </w:t>
      </w:r>
      <w:r w:rsidR="00FA4969">
        <w:t xml:space="preserve">Poniżej </w:t>
      </w:r>
      <w:r w:rsidR="00D3463D">
        <w:t xml:space="preserve">na Rys. </w:t>
      </w:r>
      <w:r w:rsidR="001110DD">
        <w:t>4.20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CC4E3EF" w:rsidR="003D15D2" w:rsidRPr="001110DD" w:rsidRDefault="00EB7335" w:rsidP="003D15D2">
      <w:pPr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4.20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3D15D2">
      <w:pPr>
        <w:jc w:val="center"/>
        <w:rPr>
          <w:i/>
          <w:iCs/>
          <w:noProof/>
        </w:rPr>
      </w:pPr>
    </w:p>
    <w:p w14:paraId="05377156" w14:textId="355226B3" w:rsidR="00D16668" w:rsidRDefault="003D15D2" w:rsidP="006C751E">
      <w:pPr>
        <w:jc w:val="both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4.21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rPr>
          <w:i/>
          <w:iCs/>
        </w:rPr>
        <w:t>ramka_testowa</w:t>
      </w:r>
      <w:proofErr w:type="spellEnd"/>
      <w:r w:rsidR="00422E3F">
        <w:t>.</w:t>
      </w:r>
    </w:p>
    <w:p w14:paraId="476555D5" w14:textId="6DFD823D" w:rsidR="00985761" w:rsidRPr="001110DD" w:rsidRDefault="00EB7335" w:rsidP="00985761">
      <w:pPr>
        <w:jc w:val="center"/>
        <w:rPr>
          <w:i/>
          <w:iCs/>
          <w:noProof/>
          <w:sz w:val="16"/>
          <w:szCs w:val="18"/>
        </w:rPr>
      </w:pPr>
      <w:r w:rsidRPr="001110DD">
        <w:rPr>
          <w:noProof/>
          <w:sz w:val="16"/>
          <w:szCs w:val="18"/>
        </w:rPr>
        <w:lastRenderedPageBreak/>
        <w:drawing>
          <wp:inline distT="0" distB="0" distL="0" distR="0" wp14:anchorId="03B5241D" wp14:editId="1C68FCA0">
            <wp:extent cx="5397500" cy="2438400"/>
            <wp:effectExtent l="0" t="0" r="0" b="0"/>
            <wp:docPr id="24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4.21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6C751E">
      <w:pPr>
        <w:jc w:val="both"/>
        <w:rPr>
          <w:noProof/>
        </w:rPr>
      </w:pPr>
    </w:p>
    <w:p w14:paraId="733CAFC2" w14:textId="3AEBF94A" w:rsidR="003D15D2" w:rsidRPr="00B54BCF" w:rsidRDefault="00985761" w:rsidP="002F0A06">
      <w:pPr>
        <w:pStyle w:val="Nagwek2"/>
      </w:pPr>
      <w:bookmarkStart w:id="54" w:name="_Toc186895204"/>
      <w:r>
        <w:t xml:space="preserve">PODMODUŁ </w:t>
      </w:r>
      <w:r w:rsidR="00422E3F">
        <w:t>„</w:t>
      </w:r>
      <w:proofErr w:type="spellStart"/>
      <w:r w:rsidR="00394C3B">
        <w:t>transformations</w:t>
      </w:r>
      <w:proofErr w:type="spellEnd"/>
      <w:r w:rsidR="00422E3F">
        <w:t>”</w:t>
      </w:r>
      <w:bookmarkEnd w:id="54"/>
    </w:p>
    <w:p w14:paraId="61112AB8" w14:textId="08FC5ABE" w:rsidR="00354489" w:rsidRDefault="00C846C2" w:rsidP="001F3875">
      <w:pPr>
        <w:jc w:val="both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394C3B">
        <w:t xml:space="preserve"> </w:t>
      </w:r>
      <w:r w:rsidR="00152019">
        <w:t xml:space="preserve">wchodzących </w:t>
      </w:r>
      <w:r w:rsidR="00CB08E8">
        <w:br/>
      </w:r>
      <w:r w:rsidR="00152019">
        <w:t>w skład</w:t>
      </w:r>
      <w:r w:rsidR="00394C3B">
        <w:t xml:space="preserve"> ramki danych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del w:id="55" w:author="Monika Chuchro" w:date="2024-12-27T11:58:00Z">
        <w:r w:rsidR="00015202">
          <w:delText>zbyt natrętnie</w:delText>
        </w:r>
        <w:r w:rsidR="008A1E5B">
          <w:delText xml:space="preserve"> </w:delText>
        </w:r>
      </w:del>
      <w:ins w:id="56" w:author="Monika Chuchro" w:date="2024-12-27T11:58:00Z">
        <w:r w:rsidR="783F5339">
          <w:t xml:space="preserve">silnie </w:t>
        </w:r>
      </w:ins>
      <w:r w:rsidR="008A1E5B">
        <w:t>lub niepoprawnie</w:t>
      </w:r>
      <w:r w:rsidR="00015202">
        <w:t xml:space="preserve"> </w:t>
      </w:r>
      <w:r w:rsidR="0032749C">
        <w:t>oddział</w:t>
      </w:r>
      <w:del w:id="57" w:author="Monika Chuchro" w:date="2024-12-27T11:57:00Z">
        <w:r w:rsidR="0032749C">
          <w:delText>ow</w:delText>
        </w:r>
      </w:del>
      <w:r w:rsidR="0032749C">
        <w:t xml:space="preserve">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>standaryzacja, normalizacja min-max, transformacja logarytmiczna,</w:t>
      </w:r>
      <w:r w:rsidR="000019DB">
        <w:t xml:space="preserve"> normalizacja </w:t>
      </w:r>
      <w:proofErr w:type="spellStart"/>
      <w:r w:rsidR="000019DB">
        <w:t>boxa-</w:t>
      </w:r>
      <w:del w:id="58" w:author="Monika Chuchro" w:date="2024-12-27T11:57:00Z">
        <w:r w:rsidDel="083C370F">
          <w:delText>k</w:delText>
        </w:r>
      </w:del>
      <w:ins w:id="59" w:author="Monika Chuchro" w:date="2024-12-27T11:57:00Z">
        <w:r w:rsidR="0E9E52A1">
          <w:t>c</w:t>
        </w:r>
      </w:ins>
      <w:r w:rsidR="083C370F">
        <w:t>oxa</w:t>
      </w:r>
      <w:proofErr w:type="spellEnd"/>
      <w:r w:rsidR="000019DB">
        <w:t xml:space="preserve">, transformacja pierwiastkowa, </w:t>
      </w:r>
      <w:r w:rsidR="00BE256E">
        <w:t>binaryzacja 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kolumny/kolumn</w:t>
      </w:r>
      <w:r w:rsidR="00C50F3A">
        <w:t xml:space="preserve"> (argument </w:t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 xml:space="preserve">) </w:t>
      </w:r>
      <w:r w:rsidR="001A214B">
        <w:br/>
      </w:r>
      <w:r w:rsidR="00C50F3A">
        <w:t xml:space="preserve">w której znajdują się dane, które użytkownik chce przetransformować.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jednej kolumnie</w:t>
      </w:r>
      <w:r w:rsidR="0086183A">
        <w:t>, jak i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1F3875">
      <w:pPr>
        <w:jc w:val="both"/>
      </w:pPr>
    </w:p>
    <w:p w14:paraId="4B4F3CBC" w14:textId="48CDA994" w:rsidR="00B94B78" w:rsidRDefault="007D771A" w:rsidP="007C2B25">
      <w:pPr>
        <w:numPr>
          <w:ilvl w:val="2"/>
          <w:numId w:val="7"/>
        </w:numPr>
        <w:jc w:val="both"/>
      </w:pPr>
      <w:r>
        <w:t>Metoda</w:t>
      </w:r>
      <w:r w:rsidR="00B94B78">
        <w:t xml:space="preserve"> </w:t>
      </w:r>
      <w:proofErr w:type="spellStart"/>
      <w:r w:rsidR="00B94B78" w:rsidRPr="00422E3F">
        <w:rPr>
          <w:i/>
          <w:iCs/>
        </w:rPr>
        <w:t>standarization</w:t>
      </w:r>
      <w:proofErr w:type="spellEnd"/>
    </w:p>
    <w:p w14:paraId="22D20AEF" w14:textId="2426845C" w:rsidR="007C2B25" w:rsidRDefault="007C2B25" w:rsidP="007C2B25">
      <w:pPr>
        <w:jc w:val="both"/>
      </w:pPr>
      <w:r>
        <w:t xml:space="preserve">Standaryzacja danych jest </w:t>
      </w:r>
      <w:r w:rsidR="00D578F8">
        <w:t xml:space="preserve">procesem przekształcania danych w taki sposób, aby </w:t>
      </w:r>
      <w:r w:rsidR="00A55487">
        <w:t>dane wyjściowe charakteryzowały się; średnią równą zer</w:t>
      </w:r>
      <w:r w:rsidR="004C50AE">
        <w:t>o</w:t>
      </w:r>
      <w:r w:rsidR="00A55487">
        <w:t xml:space="preserve"> </w:t>
      </w:r>
      <w:r w:rsidR="004C50AE">
        <w:t xml:space="preserve">oraz odchyleniem standardowym równym jeden. Jest to proces niezwykle </w:t>
      </w:r>
      <w:r w:rsidR="00A2717B">
        <w:t>potrzebny chociażby w przypadku tworzenia modeli regresji liniowe</w:t>
      </w:r>
      <w:r w:rsidR="007B5E58">
        <w:t>j czy regresji logistycznej</w:t>
      </w:r>
      <w:r w:rsidR="007B25AC">
        <w:t>,</w:t>
      </w:r>
      <w:r w:rsidR="003A2FCC">
        <w:t xml:space="preserve"> gdy ma się do czynienia z różną skalą </w:t>
      </w:r>
      <w:r w:rsidR="007B25AC">
        <w:t>zmiennych numerycznych</w:t>
      </w:r>
      <w:r w:rsidR="007B5E58">
        <w:t>.</w:t>
      </w:r>
      <w:r w:rsidR="007B25AC">
        <w:t xml:space="preserve"> </w:t>
      </w:r>
      <w:r w:rsidR="006E2C8D">
        <w:t xml:space="preserve">W procesie standaryzacyjnym każda z obserwacji </w:t>
      </w:r>
      <w:r w:rsidR="004A5C4F">
        <w:t xml:space="preserve">(k) </w:t>
      </w:r>
      <w:r w:rsidR="006E2C8D">
        <w:t xml:space="preserve">otrzymuje nową wartość </w:t>
      </w:r>
      <w:r w:rsidR="00593A9B">
        <w:t>zgodnie ze wzorem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[10]</w:t>
          </w:r>
        </w:sdtContent>
      </w:sdt>
      <w:r w:rsidR="000B2426">
        <w:t>:</w:t>
      </w:r>
    </w:p>
    <w:p w14:paraId="6D42A1D1" w14:textId="32FF7DBB" w:rsidR="00637BDC" w:rsidRDefault="004A5C4F" w:rsidP="00B840CF">
      <w:pPr>
        <w:jc w:val="center"/>
        <w:rPr>
          <w:i/>
          <w:iCs/>
        </w:rPr>
      </w:pPr>
      <w:proofErr w:type="spellStart"/>
      <w:r>
        <w:rPr>
          <w:i/>
          <w:iCs/>
        </w:rPr>
        <w:t>y</w:t>
      </w:r>
      <w:r>
        <w:rPr>
          <w:i/>
          <w:iCs/>
          <w:vertAlign w:val="subscript"/>
        </w:rPr>
        <w:t>k</w:t>
      </w:r>
      <w:proofErr w:type="spellEnd"/>
      <w:r w:rsidR="00593A9B" w:rsidRPr="00A65A6E">
        <w:rPr>
          <w:i/>
          <w:iCs/>
        </w:rPr>
        <w:t xml:space="preserve"> = </w:t>
      </w:r>
      <w:r w:rsidR="00D169FB" w:rsidRPr="00A65A6E">
        <w:rPr>
          <w:i/>
          <w:iCs/>
        </w:rPr>
        <w:t>(</w:t>
      </w:r>
      <w:proofErr w:type="spellStart"/>
      <w:r w:rsidR="00A65A6E" w:rsidRPr="00A65A6E">
        <w:rPr>
          <w:i/>
          <w:iCs/>
        </w:rPr>
        <w:t>x</w:t>
      </w:r>
      <w:r>
        <w:rPr>
          <w:i/>
          <w:iCs/>
          <w:vertAlign w:val="subscript"/>
        </w:rPr>
        <w:t>k</w:t>
      </w:r>
      <w:proofErr w:type="spellEnd"/>
      <w:r w:rsidR="00D169FB" w:rsidRPr="00A65A6E">
        <w:rPr>
          <w:i/>
          <w:iCs/>
        </w:rPr>
        <w:t xml:space="preserve"> – </w:t>
      </w:r>
      <w:proofErr w:type="spellStart"/>
      <w:r>
        <w:rPr>
          <w:i/>
          <w:iCs/>
        </w:rPr>
        <w:t>x</w:t>
      </w:r>
      <w:r>
        <w:rPr>
          <w:i/>
          <w:iCs/>
          <w:vertAlign w:val="subscript"/>
        </w:rPr>
        <w:t>śr</w:t>
      </w:r>
      <w:proofErr w:type="spellEnd"/>
      <w:r w:rsidR="00D169FB" w:rsidRPr="00A65A6E">
        <w:rPr>
          <w:i/>
          <w:iCs/>
        </w:rPr>
        <w:t xml:space="preserve">) / </w:t>
      </w:r>
      <w:proofErr w:type="spellStart"/>
      <w:r w:rsidR="00390CCB">
        <w:rPr>
          <w:i/>
          <w:iCs/>
        </w:rPr>
        <w:t>x</w:t>
      </w:r>
      <w:r w:rsidR="00390CCB">
        <w:rPr>
          <w:i/>
          <w:iCs/>
          <w:vertAlign w:val="subscript"/>
        </w:rPr>
        <w:t>st</w:t>
      </w:r>
      <w:r w:rsidR="00637BDC">
        <w:rPr>
          <w:i/>
          <w:iCs/>
          <w:vertAlign w:val="subscript"/>
        </w:rPr>
        <w:t>d</w:t>
      </w:r>
      <w:proofErr w:type="spellEnd"/>
    </w:p>
    <w:p w14:paraId="257E3D75" w14:textId="0A3F1121" w:rsidR="00390CCB" w:rsidRPr="00390CCB" w:rsidRDefault="00390CCB" w:rsidP="00B840CF">
      <w:pPr>
        <w:rPr>
          <w:i/>
          <w:iCs/>
        </w:rPr>
      </w:pPr>
      <w:r w:rsidRPr="00637BDC">
        <w:t>gdzie:</w:t>
      </w:r>
      <w:r w:rsidR="00637BDC">
        <w:rPr>
          <w:i/>
          <w:iCs/>
        </w:rP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ustandaryzowana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>
        <w:br/>
      </w:r>
      <w:proofErr w:type="spellStart"/>
      <w:r w:rsidRPr="00390CCB">
        <w:t>x</w:t>
      </w:r>
      <w:r w:rsidRPr="00390CCB">
        <w:rPr>
          <w:vertAlign w:val="subscript"/>
        </w:rPr>
        <w:t>śr</w:t>
      </w:r>
      <w:proofErr w:type="spellEnd"/>
      <w:r w:rsidRPr="00390CCB">
        <w:t xml:space="preserve"> – średnia z całej populacji zmiennej x</w:t>
      </w:r>
    </w:p>
    <w:p w14:paraId="6915A2CB" w14:textId="59C40EDA" w:rsidR="00390CCB" w:rsidRPr="00B840CF" w:rsidRDefault="00390CCB" w:rsidP="00B840CF">
      <w:proofErr w:type="spellStart"/>
      <w:r w:rsidRPr="00390CCB">
        <w:lastRenderedPageBreak/>
        <w:t>x</w:t>
      </w:r>
      <w:r w:rsidRPr="00390CCB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</w:p>
    <w:p w14:paraId="365AAAF3" w14:textId="77777777" w:rsidR="004B4818" w:rsidRDefault="004B4818" w:rsidP="00342A42">
      <w:pPr>
        <w:jc w:val="center"/>
      </w:pPr>
    </w:p>
    <w:p w14:paraId="1F79B877" w14:textId="511A672E" w:rsidR="00342A42" w:rsidRPr="000B2426" w:rsidRDefault="00EB7335" w:rsidP="00342A42">
      <w:pPr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40FFBBE1">
            <wp:extent cx="3638550" cy="1327150"/>
            <wp:effectExtent l="0" t="0" r="0" b="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4.22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05B8F941" w14:textId="77777777" w:rsidR="000B30E5" w:rsidRPr="00342A42" w:rsidRDefault="000B30E5" w:rsidP="00342A42">
      <w:pPr>
        <w:jc w:val="center"/>
        <w:rPr>
          <w:i/>
          <w:iCs/>
          <w:noProof/>
        </w:rPr>
      </w:pPr>
    </w:p>
    <w:p w14:paraId="4B231C57" w14:textId="076A7A5D" w:rsidR="007B25AC" w:rsidRDefault="00342A42" w:rsidP="00190465">
      <w:pPr>
        <w:jc w:val="both"/>
      </w:pPr>
      <w:r>
        <w:t>Na rysunku powyżej Rys. 4</w:t>
      </w:r>
      <w:r w:rsidR="000B2426">
        <w:t>.22</w:t>
      </w:r>
      <w:r>
        <w:t xml:space="preserve"> zaprezentowano </w:t>
      </w:r>
      <w:r w:rsidR="00190465">
        <w:t xml:space="preserve">wywołanie tej metody na przykładowej 10-cio elementowej ramce danych. Poniżej </w:t>
      </w:r>
      <w:r w:rsidR="00DC05F7">
        <w:t xml:space="preserve">na Rys. </w:t>
      </w:r>
      <w:r w:rsidR="000B2426">
        <w:t>4.23</w:t>
      </w:r>
      <w:r w:rsidR="00DC05F7">
        <w:t xml:space="preserve"> przedstawiono wynik działania tej metody. Dane </w:t>
      </w:r>
      <w:r w:rsidR="00930B56">
        <w:t>nie są postaci takiej, jak początkowo przy tworzeniu ramki, a zostały ustandaryzowane.</w:t>
      </w:r>
    </w:p>
    <w:p w14:paraId="61B550D1" w14:textId="1869727B" w:rsidR="008A1E5B" w:rsidRPr="000B2426" w:rsidRDefault="00EB7335" w:rsidP="00893825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56E773DB" wp14:editId="51B8B1FA">
            <wp:extent cx="5397500" cy="2019300"/>
            <wp:effectExtent l="0" t="0" r="0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4.23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1F3875">
      <w:pPr>
        <w:jc w:val="both"/>
      </w:pPr>
    </w:p>
    <w:p w14:paraId="1EDFBD4C" w14:textId="1E7AB618" w:rsidR="00893825" w:rsidRDefault="00893825" w:rsidP="0089382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147686" w:rsidRPr="000B30E5">
        <w:rPr>
          <w:i/>
          <w:iCs/>
        </w:rPr>
        <w:t>normalization_min_max</w:t>
      </w:r>
      <w:proofErr w:type="spellEnd"/>
    </w:p>
    <w:p w14:paraId="75B6BA6E" w14:textId="3EDB0B0D" w:rsidR="00893825" w:rsidRDefault="00136C50" w:rsidP="001F3875">
      <w:pPr>
        <w:jc w:val="both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</w:t>
      </w:r>
      <w:r w:rsidR="00653011">
        <w:br/>
      </w:r>
      <w:r w:rsidR="006A531C">
        <w:t xml:space="preserve">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637BDC">
      <w:pPr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9A4917B" w:rsidR="006F0534" w:rsidRPr="006F0534" w:rsidRDefault="00637BDC" w:rsidP="006F0534">
      <w:pPr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</w:p>
    <w:p w14:paraId="2AEFF704" w14:textId="40170F00" w:rsidR="00637BDC" w:rsidRDefault="00E4360A" w:rsidP="00C85610">
      <w:pPr>
        <w:jc w:val="both"/>
      </w:pPr>
      <w:r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operacja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E048E2">
        <w:t xml:space="preserve"> maksymalna 1. Poniżej na Rys. </w:t>
      </w:r>
      <w:r w:rsidR="000B2426">
        <w:t>4.24</w:t>
      </w:r>
      <w:r w:rsidR="00E048E2">
        <w:t xml:space="preserve"> pokazano przykładowe wywołanie </w:t>
      </w:r>
      <w:r w:rsidR="00A619CC">
        <w:t xml:space="preserve">metody </w:t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5BFA878E" w:rsidR="0007631D" w:rsidRPr="000B2426" w:rsidRDefault="00EB7335" w:rsidP="0007631D">
      <w:pPr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lastRenderedPageBreak/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4.24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07631D">
      <w:pPr>
        <w:jc w:val="center"/>
        <w:rPr>
          <w:i/>
          <w:iCs/>
          <w:noProof/>
        </w:rPr>
      </w:pPr>
    </w:p>
    <w:p w14:paraId="5C92E581" w14:textId="552EA926" w:rsidR="0007631D" w:rsidRDefault="0060146C" w:rsidP="0060146C">
      <w:pPr>
        <w:jc w:val="both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4.24</w:t>
      </w:r>
      <w:r>
        <w:rPr>
          <w:noProof/>
        </w:rPr>
        <w:t xml:space="preserve"> zaprezentowano na Rys. </w:t>
      </w:r>
      <w:r w:rsidR="000B2426">
        <w:rPr>
          <w:noProof/>
        </w:rPr>
        <w:t>4.25</w:t>
      </w:r>
      <w:r>
        <w:rPr>
          <w:noProof/>
        </w:rPr>
        <w:t>. Przedstawia on dane znormalizowane za pomocą algorytmu min-max.</w:t>
      </w:r>
    </w:p>
    <w:p w14:paraId="2B9E7DCB" w14:textId="11369A0D" w:rsidR="00CA6301" w:rsidRPr="000B2426" w:rsidRDefault="00EB7335" w:rsidP="00CA6301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 Rys. </w:t>
      </w:r>
      <w:r w:rsidR="000B2426" w:rsidRPr="000B2426">
        <w:rPr>
          <w:i/>
          <w:iCs/>
          <w:noProof/>
          <w:sz w:val="16"/>
          <w:szCs w:val="18"/>
        </w:rPr>
        <w:t>4.25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63B44AEC" w14:textId="7A4C9016" w:rsidR="0060146C" w:rsidRPr="0060146C" w:rsidRDefault="0060146C" w:rsidP="00CA6301">
      <w:pPr>
        <w:jc w:val="center"/>
        <w:rPr>
          <w:noProof/>
        </w:rPr>
      </w:pPr>
    </w:p>
    <w:p w14:paraId="4DDAF7A0" w14:textId="4BD40DC2" w:rsidR="005350AF" w:rsidRPr="000B30E5" w:rsidRDefault="007A24BC" w:rsidP="005350AF">
      <w:pPr>
        <w:numPr>
          <w:ilvl w:val="2"/>
          <w:numId w:val="7"/>
        </w:numPr>
        <w:jc w:val="both"/>
        <w:rPr>
          <w:i/>
          <w:iCs/>
        </w:rPr>
      </w:pPr>
      <w:r>
        <w:t>Metoda</w:t>
      </w:r>
      <w:r w:rsidR="005350AF">
        <w:t xml:space="preserve"> </w:t>
      </w:r>
      <w:proofErr w:type="spellStart"/>
      <w:r w:rsidR="005350AF" w:rsidRPr="000B30E5">
        <w:rPr>
          <w:i/>
          <w:iCs/>
        </w:rPr>
        <w:t>log_transformation</w:t>
      </w:r>
      <w:proofErr w:type="spellEnd"/>
    </w:p>
    <w:p w14:paraId="6D644627" w14:textId="58CC604F" w:rsidR="005350AF" w:rsidRPr="005350AF" w:rsidRDefault="00172B91" w:rsidP="005350AF">
      <w:pPr>
        <w:jc w:val="both"/>
      </w:pPr>
      <w:r>
        <w:t>Metoda ta</w:t>
      </w:r>
      <w:r w:rsidR="008F7800">
        <w:t xml:space="preserve"> odpowiedzialna jest za przeprowadzanie transformacji logarytmicznej na zmiennej. Transformacja logarytmiczna jest kolejnym przykładem </w:t>
      </w:r>
      <w:r w:rsidR="009F425F">
        <w:t xml:space="preserve">przekształcania danych. 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278F6CF7" w:rsidR="00BA002A" w:rsidRPr="001F164A" w:rsidRDefault="00EB7335" w:rsidP="00BA002A">
      <w:pPr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drawing>
          <wp:inline distT="0" distB="0" distL="0" distR="0" wp14:anchorId="4DD89827" wp14:editId="08275004">
            <wp:extent cx="4584700" cy="1085850"/>
            <wp:effectExtent l="0" t="0" r="0" b="0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t xml:space="preserve"> </w:t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4.26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1A340B2E" w14:textId="50CE6384" w:rsidR="00851033" w:rsidRDefault="00BA002A" w:rsidP="00851033">
      <w:pPr>
        <w:jc w:val="both"/>
      </w:pPr>
      <w:r>
        <w:t xml:space="preserve">Na rysunku powyżej Rys. </w:t>
      </w:r>
      <w:r w:rsidR="001F164A">
        <w:t>4.26</w:t>
      </w:r>
      <w:r>
        <w:t xml:space="preserve"> zaprezentowano przykład wywołania tej metody. Jak widać przyjmuje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>, d</w:t>
      </w:r>
      <w:r w:rsidR="00F87CD0">
        <w:t>r</w:t>
      </w:r>
      <w:r w:rsidR="0057271B">
        <w:t xml:space="preserve">ugi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 xml:space="preserve">jest </w:t>
      </w:r>
      <w:r w:rsidR="00F87CD0">
        <w:lastRenderedPageBreak/>
        <w:t xml:space="preserve">podstawą logarytmu, trzeci natomiast </w:t>
      </w:r>
      <w:r w:rsidR="00EC110A">
        <w:t xml:space="preserve">jest przesunięciem (tzw. offsetem). Poniżej przedstawiono wzór, który pokazuje w jaki sposób </w:t>
      </w:r>
      <w:r w:rsidR="00C831D2">
        <w:t>obliczana jest nowa wartość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89009B">
      <w:pPr>
        <w:jc w:val="center"/>
        <w:rPr>
          <w:i/>
          <w:iCs/>
        </w:rPr>
      </w:pPr>
      <w:proofErr w:type="spellStart"/>
      <w:r w:rsidRPr="007342EB">
        <w:rPr>
          <w:i/>
          <w:iCs/>
        </w:rPr>
        <w:t>y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= </w:t>
      </w:r>
      <w:r w:rsidR="007342EB" w:rsidRPr="007342EB">
        <w:rPr>
          <w:i/>
          <w:iCs/>
        </w:rPr>
        <w:t>a * log</w:t>
      </w:r>
      <w:r w:rsidRPr="007342EB">
        <w:rPr>
          <w:i/>
          <w:iCs/>
        </w:rPr>
        <w:t>(</w:t>
      </w:r>
      <w:proofErr w:type="spellStart"/>
      <w:r w:rsidRPr="007342EB">
        <w:rPr>
          <w:i/>
          <w:iCs/>
        </w:rPr>
        <w:t>x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</w:t>
      </w:r>
      <w:r w:rsidR="007342EB" w:rsidRPr="007342EB">
        <w:rPr>
          <w:i/>
          <w:iCs/>
        </w:rPr>
        <w:t>+ c</w:t>
      </w:r>
      <w:r w:rsidRPr="007342EB">
        <w:rPr>
          <w:i/>
          <w:iCs/>
        </w:rPr>
        <w:t>)</w:t>
      </w:r>
    </w:p>
    <w:p w14:paraId="44C46AC5" w14:textId="43B106A7" w:rsidR="0089009B" w:rsidRPr="006F0534" w:rsidRDefault="0089009B" w:rsidP="0089009B">
      <w:pPr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</w:p>
    <w:p w14:paraId="69A4ACAC" w14:textId="77777777" w:rsidR="0089009B" w:rsidRDefault="0089009B" w:rsidP="00851033">
      <w:pPr>
        <w:jc w:val="both"/>
      </w:pPr>
    </w:p>
    <w:p w14:paraId="232239AB" w14:textId="57222131" w:rsidR="00530383" w:rsidRDefault="00530383" w:rsidP="00851033">
      <w:pPr>
        <w:jc w:val="both"/>
      </w:pPr>
      <w:r>
        <w:t xml:space="preserve">Poniżej na Rys. </w:t>
      </w:r>
      <w:r w:rsidR="00143C0C">
        <w:t>4.27</w:t>
      </w:r>
      <w:r>
        <w:t xml:space="preserve"> zaprezentowano wynik działania tej funkcji:</w:t>
      </w:r>
    </w:p>
    <w:p w14:paraId="062540EC" w14:textId="54BD4181" w:rsidR="00530383" w:rsidRPr="00143C0C" w:rsidRDefault="00EB7335" w:rsidP="00530383">
      <w:pPr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drawing>
          <wp:inline distT="0" distB="0" distL="0" distR="0" wp14:anchorId="699F520E" wp14:editId="374FE06D">
            <wp:extent cx="5397500" cy="1993900"/>
            <wp:effectExtent l="0" t="0" r="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 Rys. </w:t>
      </w:r>
      <w:r w:rsidR="00143C0C" w:rsidRPr="00143C0C">
        <w:rPr>
          <w:i/>
          <w:iCs/>
          <w:noProof/>
          <w:sz w:val="16"/>
          <w:szCs w:val="18"/>
        </w:rPr>
        <w:t>4.27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851033">
      <w:pPr>
        <w:jc w:val="both"/>
      </w:pPr>
    </w:p>
    <w:p w14:paraId="04FA825C" w14:textId="27383564" w:rsidR="00201658" w:rsidRDefault="00EB4DE9" w:rsidP="00571BEE">
      <w:pPr>
        <w:jc w:val="both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68C9BA3A" w14:textId="77777777" w:rsidR="00DC6AC1" w:rsidRDefault="00DC6AC1" w:rsidP="00571BEE">
      <w:pPr>
        <w:jc w:val="both"/>
      </w:pPr>
    </w:p>
    <w:p w14:paraId="204D9BA5" w14:textId="5EB520A8" w:rsidR="00DC6AC1" w:rsidRDefault="007944C9" w:rsidP="007944C9">
      <w:pPr>
        <w:numPr>
          <w:ilvl w:val="2"/>
          <w:numId w:val="7"/>
        </w:numPr>
        <w:jc w:val="both"/>
        <w:rPr>
          <w:i/>
        </w:rPr>
      </w:pPr>
      <w:r>
        <w:t xml:space="preserve">Metoda </w:t>
      </w:r>
      <w:proofErr w:type="spellStart"/>
      <w:r w:rsidR="00FE3F59">
        <w:rPr>
          <w:i/>
          <w:iCs/>
        </w:rPr>
        <w:t>transformation</w:t>
      </w:r>
      <w:r w:rsidR="00273D92" w:rsidRPr="003A04C6">
        <w:rPr>
          <w:i/>
          <w:iCs/>
        </w:rPr>
        <w:t>_</w:t>
      </w:r>
      <w:r w:rsidRPr="003A04C6">
        <w:rPr>
          <w:i/>
          <w:iCs/>
        </w:rPr>
        <w:t>box_</w:t>
      </w:r>
      <w:del w:id="60" w:author="Monika Chuchro" w:date="2024-12-27T12:05:00Z">
        <w:r w:rsidRPr="78F864EF" w:rsidDel="46BC36EF">
          <w:rPr>
            <w:i/>
            <w:iCs/>
          </w:rPr>
          <w:delText>k</w:delText>
        </w:r>
      </w:del>
      <w:ins w:id="61" w:author="Monika Chuchro" w:date="2024-12-27T12:05:00Z">
        <w:r w:rsidR="5342A1EE" w:rsidRPr="78F864EF">
          <w:rPr>
            <w:i/>
            <w:iCs/>
          </w:rPr>
          <w:t>c</w:t>
        </w:r>
      </w:ins>
      <w:r w:rsidR="46BC36EF" w:rsidRPr="78F864EF">
        <w:rPr>
          <w:i/>
          <w:iCs/>
        </w:rPr>
        <w:t>ox</w:t>
      </w:r>
      <w:proofErr w:type="spellEnd"/>
    </w:p>
    <w:p w14:paraId="696E98CF" w14:textId="73D358AF" w:rsidR="00CC56E6" w:rsidRDefault="00273D92" w:rsidP="00851033">
      <w:pPr>
        <w:jc w:val="both"/>
      </w:pPr>
      <w:r>
        <w:t>Kolejna metodą wewnątrz podmodułu „</w:t>
      </w:r>
      <w:proofErr w:type="spellStart"/>
      <w:r>
        <w:t>transformations</w:t>
      </w:r>
      <w:proofErr w:type="spellEnd"/>
      <w:r>
        <w:t xml:space="preserve">”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del w:id="62" w:author="Monika Chuchro" w:date="2024-12-27T12:05:00Z">
        <w:r w:rsidDel="6DA30880">
          <w:delText>K</w:delText>
        </w:r>
      </w:del>
      <w:ins w:id="63" w:author="Monika Chuchro" w:date="2024-12-27T12:05:00Z">
        <w:r w:rsidR="2C1B88A6">
          <w:t>C</w:t>
        </w:r>
      </w:ins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>, pozbycie się zbyt dużej skośności 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>. Każdy rekord danych oblicza się na nowo korzystając 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5D6F6DE5" w:rsidR="00682D3B" w:rsidRPr="007342EB" w:rsidRDefault="005D19EC" w:rsidP="00682D3B">
      <w:pPr>
        <w:jc w:val="center"/>
        <w:rPr>
          <w:i/>
          <w:iCs/>
        </w:rPr>
      </w:pPr>
      <w:r>
        <w:rPr>
          <w:i/>
          <w:iCs/>
        </w:rPr>
        <w:t>{</w:t>
      </w:r>
      <w:proofErr w:type="spellStart"/>
      <w:r w:rsidR="00682D3B" w:rsidRPr="007342EB">
        <w:rPr>
          <w:i/>
          <w:iCs/>
        </w:rPr>
        <w:t>y</w:t>
      </w:r>
      <w:r w:rsidR="00682D3B" w:rsidRPr="007342EB">
        <w:rPr>
          <w:i/>
          <w:iCs/>
          <w:vertAlign w:val="subscript"/>
        </w:rPr>
        <w:t>k</w:t>
      </w:r>
      <w:proofErr w:type="spellEnd"/>
      <w:r w:rsidR="00682D3B" w:rsidRPr="007342EB">
        <w:rPr>
          <w:i/>
          <w:iCs/>
        </w:rPr>
        <w:t xml:space="preserve"> = (</w:t>
      </w:r>
      <w:proofErr w:type="spellStart"/>
      <w:r w:rsidR="00682D3B" w:rsidRPr="007342EB">
        <w:rPr>
          <w:i/>
          <w:iCs/>
        </w:rPr>
        <w:t>x</w:t>
      </w:r>
      <w:r w:rsidR="00682D3B" w:rsidRPr="007342EB">
        <w:rPr>
          <w:i/>
          <w:iCs/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i/>
          <w:iCs/>
          <w:vertAlign w:val="superscript"/>
        </w:rPr>
        <w:t xml:space="preserve"> </w:t>
      </w:r>
      <w:r w:rsidR="009F0961">
        <w:rPr>
          <w:i/>
          <w:iCs/>
        </w:rPr>
        <w:t>-</w:t>
      </w:r>
      <w:r w:rsidR="00682D3B" w:rsidRPr="007342EB">
        <w:rPr>
          <w:i/>
          <w:iCs/>
        </w:rPr>
        <w:t xml:space="preserve"> </w:t>
      </w:r>
      <w:r w:rsidR="009F0961">
        <w:rPr>
          <w:i/>
          <w:iCs/>
        </w:rPr>
        <w:t>1</w:t>
      </w:r>
      <w:r w:rsidR="00682D3B" w:rsidRPr="007342EB">
        <w:rPr>
          <w:i/>
          <w:iCs/>
        </w:rPr>
        <w:t>)</w:t>
      </w:r>
      <w:r w:rsidR="009F0961">
        <w:rPr>
          <w:i/>
          <w:iCs/>
        </w:rPr>
        <w:t xml:space="preserve"> / </w:t>
      </w:r>
      <w:r>
        <w:t>λ</w:t>
      </w:r>
      <w:r w:rsidR="009F0961">
        <w:rPr>
          <w:i/>
          <w:iCs/>
        </w:rPr>
        <w:t xml:space="preserve">, </w:t>
      </w:r>
      <w:r>
        <w:rPr>
          <w:i/>
          <w:iCs/>
        </w:rPr>
        <w:t xml:space="preserve">dla </w:t>
      </w:r>
      <w:r>
        <w:t xml:space="preserve">λ ≠ </w:t>
      </w:r>
      <w:r>
        <w:rPr>
          <w:i/>
          <w:iCs/>
        </w:rPr>
        <w:t>0} lub {</w:t>
      </w:r>
      <w:proofErr w:type="spellStart"/>
      <w:r w:rsidR="0047745A" w:rsidRPr="007342EB">
        <w:rPr>
          <w:i/>
          <w:iCs/>
        </w:rPr>
        <w:t>y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 xml:space="preserve"> = </w:t>
      </w:r>
      <w:proofErr w:type="spellStart"/>
      <w:r w:rsidR="0047745A">
        <w:rPr>
          <w:i/>
          <w:iCs/>
        </w:rPr>
        <w:t>ln</w:t>
      </w:r>
      <w:proofErr w:type="spellEnd"/>
      <w:r w:rsidR="0047745A">
        <w:rPr>
          <w:i/>
          <w:iCs/>
        </w:rPr>
        <w:t>(</w:t>
      </w:r>
      <w:proofErr w:type="spellStart"/>
      <w:r w:rsidR="0047745A" w:rsidRPr="007342EB">
        <w:rPr>
          <w:i/>
          <w:iCs/>
        </w:rPr>
        <w:t>x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>)</w:t>
      </w:r>
      <w:r w:rsidR="0047745A">
        <w:rPr>
          <w:i/>
          <w:iCs/>
        </w:rPr>
        <w:t xml:space="preserve">, dla </w:t>
      </w:r>
      <w:r w:rsidR="0047745A">
        <w:t>λ</w:t>
      </w:r>
      <w:r w:rsidR="0047745A">
        <w:rPr>
          <w:i/>
          <w:iCs/>
        </w:rPr>
        <w:t xml:space="preserve"> =0</w:t>
      </w:r>
      <w:r>
        <w:rPr>
          <w:i/>
          <w:iCs/>
        </w:rPr>
        <w:t xml:space="preserve">} </w:t>
      </w:r>
    </w:p>
    <w:p w14:paraId="5006947F" w14:textId="4C545C96" w:rsidR="0009140D" w:rsidRDefault="00682D3B" w:rsidP="00682D3B"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ins w:id="64" w:author="Monika Chuchro" w:date="2024-12-27T12:05:00Z">
        <w:r w:rsidR="526F143C">
          <w:t>,</w:t>
        </w:r>
      </w:ins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ins w:id="65" w:author="Monika Chuchro" w:date="2024-12-27T12:05:00Z">
        <w:r w:rsidR="78E08965">
          <w:t>,</w:t>
        </w:r>
      </w:ins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ins w:id="66" w:author="Monika Chuchro" w:date="2024-12-27T12:05:00Z">
        <w:r w:rsidR="21AFCC0E">
          <w:t>.</w:t>
        </w:r>
      </w:ins>
    </w:p>
    <w:p w14:paraId="462BF01F" w14:textId="77777777" w:rsidR="0009140D" w:rsidRDefault="0009140D" w:rsidP="00682D3B"/>
    <w:p w14:paraId="21994E42" w14:textId="7FEB08E0" w:rsidR="0009140D" w:rsidRPr="000636F4" w:rsidRDefault="003A04C6" w:rsidP="000636F4">
      <w:pPr>
        <w:jc w:val="both"/>
      </w:pPr>
      <w:r>
        <w:lastRenderedPageBreak/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_box_kox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.28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</w:p>
    <w:p w14:paraId="247EAD7E" w14:textId="3A1A1748" w:rsidR="00682D3B" w:rsidRPr="00143C0C" w:rsidRDefault="00EB7335" w:rsidP="0048268B">
      <w:pPr>
        <w:jc w:val="center"/>
        <w:rPr>
          <w:sz w:val="16"/>
          <w:szCs w:val="18"/>
        </w:rPr>
      </w:pPr>
      <w:r w:rsidRPr="00143C0C">
        <w:rPr>
          <w:noProof/>
          <w:sz w:val="16"/>
          <w:szCs w:val="18"/>
        </w:rPr>
        <w:drawing>
          <wp:inline distT="0" distB="0" distL="0" distR="0" wp14:anchorId="5B03EBD8" wp14:editId="3ADA3869">
            <wp:extent cx="4241800" cy="1212850"/>
            <wp:effectExtent l="0" t="0" r="0" b="0"/>
            <wp:docPr id="31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.28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transformation_box_kox</w:t>
      </w:r>
      <w:proofErr w:type="spellEnd"/>
    </w:p>
    <w:p w14:paraId="54C506D4" w14:textId="77777777" w:rsidR="00FE3F59" w:rsidRDefault="00FE3F59" w:rsidP="001F3875">
      <w:pPr>
        <w:jc w:val="both"/>
      </w:pPr>
    </w:p>
    <w:p w14:paraId="1B0D3BAB" w14:textId="2BA22725" w:rsidR="00FE3F59" w:rsidRPr="00F51581" w:rsidRDefault="00EB7335" w:rsidP="00745A39">
      <w:pPr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.29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31E67BA4" w14:textId="77777777" w:rsidR="00FE3F59" w:rsidRDefault="00FE3F59" w:rsidP="001F3875">
      <w:pPr>
        <w:jc w:val="both"/>
      </w:pPr>
    </w:p>
    <w:p w14:paraId="1E254F06" w14:textId="28048204" w:rsidR="00FE3F59" w:rsidRDefault="00745A39" w:rsidP="001F3875">
      <w:pPr>
        <w:jc w:val="both"/>
      </w:pPr>
      <w:r>
        <w:t xml:space="preserve">Jak zaprezentowano na Rys. </w:t>
      </w:r>
      <w:r w:rsidR="002A1338">
        <w:t>4</w:t>
      </w:r>
      <w:r w:rsidR="00F51581">
        <w:t>.29</w:t>
      </w:r>
      <w:r>
        <w:t xml:space="preserve"> dane zostały </w:t>
      </w:r>
      <w:r w:rsidR="00F509A7">
        <w:t xml:space="preserve">przekształcone zgodnie ze wzorem podanym powyżej. </w:t>
      </w:r>
    </w:p>
    <w:p w14:paraId="1EF13219" w14:textId="77777777" w:rsidR="00FE3F59" w:rsidRDefault="00FE3F59" w:rsidP="001F3875">
      <w:pPr>
        <w:jc w:val="both"/>
      </w:pPr>
    </w:p>
    <w:p w14:paraId="30C5C827" w14:textId="715F2559" w:rsidR="00F35E6C" w:rsidRPr="00F35E6C" w:rsidRDefault="004772DD" w:rsidP="00F35E6C">
      <w:pPr>
        <w:numPr>
          <w:ilvl w:val="2"/>
          <w:numId w:val="7"/>
        </w:numPr>
        <w:jc w:val="both"/>
        <w:rPr>
          <w:i/>
          <w:iCs/>
        </w:rPr>
      </w:pPr>
      <w:r w:rsidRPr="00F35E6C">
        <w:rPr>
          <w:i/>
          <w:iCs/>
        </w:rPr>
        <w:t xml:space="preserve">Metoda </w:t>
      </w:r>
      <w:proofErr w:type="spellStart"/>
      <w:r w:rsidR="00F35E6C" w:rsidRPr="00F35E6C">
        <w:rPr>
          <w:i/>
          <w:iCs/>
        </w:rPr>
        <w:t>root_transformation</w:t>
      </w:r>
      <w:proofErr w:type="spellEnd"/>
    </w:p>
    <w:p w14:paraId="381454C2" w14:textId="431F94FF" w:rsidR="00F35E6C" w:rsidRDefault="00D2575F" w:rsidP="00F35E6C">
      <w:pPr>
        <w:jc w:val="both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B20C02">
        <w:t>„</w:t>
      </w:r>
      <w:proofErr w:type="spellStart"/>
      <w:r>
        <w:t>transformations</w:t>
      </w:r>
      <w:proofErr w:type="spellEnd"/>
      <w:r w:rsidR="00B20C02">
        <w:t xml:space="preserve">”, która transformuje dane numeryczne. Sposób w jaki </w:t>
      </w:r>
      <w:r w:rsidR="00D657CF">
        <w:t xml:space="preserve">dane są przekształcane polega na wyciągnięciu pierwiastka z każdej wartości wewnątrz kolumny 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1BA016CA" w:rsidR="0058516A" w:rsidRPr="00F51581" w:rsidRDefault="00EB7335" w:rsidP="0058516A">
      <w:pPr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.30</w:t>
      </w:r>
      <w:r w:rsidR="0058516A" w:rsidRPr="00F51581">
        <w:rPr>
          <w:i/>
          <w:iCs/>
          <w:noProof/>
          <w:sz w:val="16"/>
          <w:szCs w:val="18"/>
        </w:rPr>
        <w:t xml:space="preserve"> – Przykładowe wywołanie metody root_transformation</w:t>
      </w:r>
    </w:p>
    <w:p w14:paraId="282C5376" w14:textId="77777777" w:rsidR="0058516A" w:rsidRDefault="0058516A" w:rsidP="0058516A">
      <w:pPr>
        <w:jc w:val="center"/>
        <w:rPr>
          <w:noProof/>
        </w:rPr>
      </w:pPr>
    </w:p>
    <w:p w14:paraId="1DCAB74C" w14:textId="2A50CE38" w:rsidR="0058516A" w:rsidRDefault="0058516A" w:rsidP="00A45364">
      <w:pPr>
        <w:jc w:val="both"/>
        <w:rPr>
          <w:noProof/>
        </w:rPr>
      </w:pPr>
      <w:r>
        <w:rPr>
          <w:noProof/>
        </w:rPr>
        <w:lastRenderedPageBreak/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.30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argument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równy 2. Oznacza to, że transformacja jaką ta metoda wykona na danych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D740F0">
        <w:rPr>
          <w:noProof/>
        </w:rPr>
        <w:br/>
        <w:t xml:space="preserve">Rys. </w:t>
      </w:r>
      <w:r w:rsidR="002A1338">
        <w:rPr>
          <w:noProof/>
        </w:rPr>
        <w:t>4.31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39BECC52" w:rsidR="00C87874" w:rsidRPr="002A1338" w:rsidRDefault="00EB7335" w:rsidP="00C87874">
      <w:pPr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4.31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A45364">
      <w:pPr>
        <w:jc w:val="both"/>
        <w:rPr>
          <w:noProof/>
        </w:rPr>
      </w:pPr>
    </w:p>
    <w:p w14:paraId="6710D3B6" w14:textId="75824AF6" w:rsidR="00F35E6C" w:rsidRDefault="007D61CF" w:rsidP="007D61CF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0566E8" w:rsidRPr="000566E8">
        <w:rPr>
          <w:i/>
          <w:iCs/>
        </w:rPr>
        <w:t>binarization</w:t>
      </w:r>
      <w:proofErr w:type="spellEnd"/>
    </w:p>
    <w:p w14:paraId="33192E24" w14:textId="236017AA" w:rsidR="00F35E6C" w:rsidRDefault="000566E8" w:rsidP="00F35E6C">
      <w:pPr>
        <w:jc w:val="both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utworzono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tą z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musi 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jest w stanie 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 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o </w:t>
      </w:r>
      <w:r w:rsidR="00830002">
        <w:t xml:space="preserve">bardzo różnym typie. Przykład wywołania metody </w:t>
      </w:r>
      <w:proofErr w:type="spellStart"/>
      <w:r w:rsidR="00830002">
        <w:t>binarization</w:t>
      </w:r>
      <w:proofErr w:type="spellEnd"/>
      <w:r w:rsidR="00830002">
        <w:t xml:space="preserve"> </w:t>
      </w:r>
      <w:proofErr w:type="spellStart"/>
      <w:r w:rsidR="00830002">
        <w:t>przedstawioni</w:t>
      </w:r>
      <w:proofErr w:type="spellEnd"/>
      <w:r w:rsidR="00830002">
        <w:t xml:space="preserve"> poniżej na Rys. 4</w:t>
      </w:r>
      <w:r w:rsidR="004A0B34">
        <w:t>.32</w:t>
      </w:r>
      <w:r w:rsidR="00830002">
        <w:t>.</w:t>
      </w:r>
    </w:p>
    <w:p w14:paraId="183D5D29" w14:textId="770140BB" w:rsidR="00FE3F59" w:rsidRPr="004A0B34" w:rsidRDefault="00EB7335" w:rsidP="00103634">
      <w:pPr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.32</w:t>
      </w:r>
      <w:r w:rsidR="00103634" w:rsidRPr="004A0B34">
        <w:rPr>
          <w:i/>
          <w:iCs/>
          <w:noProof/>
          <w:sz w:val="16"/>
          <w:szCs w:val="18"/>
        </w:rPr>
        <w:t xml:space="preserve"> – Przykładowe wywołanie metody binarization</w:t>
      </w:r>
    </w:p>
    <w:p w14:paraId="78D1690A" w14:textId="77777777" w:rsidR="00FE3F59" w:rsidRDefault="00FE3F59" w:rsidP="001F3875">
      <w:pPr>
        <w:jc w:val="both"/>
      </w:pPr>
    </w:p>
    <w:p w14:paraId="6824FB39" w14:textId="4EECE537" w:rsidR="00103634" w:rsidRDefault="00FF3426" w:rsidP="001F3875">
      <w:pPr>
        <w:jc w:val="both"/>
      </w:pPr>
      <w:r>
        <w:lastRenderedPageBreak/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4.33</w:t>
      </w:r>
      <w:r w:rsidR="009911F2">
        <w:t xml:space="preserve"> zaprezentowano wynik działania tej metody.</w:t>
      </w:r>
    </w:p>
    <w:p w14:paraId="4DCDECAB" w14:textId="2C646374" w:rsidR="0021067D" w:rsidRPr="004A0B34" w:rsidRDefault="00EB7335" w:rsidP="0021067D">
      <w:pPr>
        <w:jc w:val="center"/>
        <w:rPr>
          <w:noProof/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3CD8EB1A" wp14:editId="1748D457">
            <wp:extent cx="5397500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67D" w:rsidRPr="004A0B34">
        <w:rPr>
          <w:noProof/>
          <w:sz w:val="16"/>
          <w:szCs w:val="18"/>
        </w:rPr>
        <w:br/>
      </w:r>
      <w:r w:rsidR="0021067D" w:rsidRPr="004A0B34">
        <w:rPr>
          <w:i/>
          <w:iCs/>
          <w:noProof/>
          <w:sz w:val="16"/>
          <w:szCs w:val="18"/>
        </w:rPr>
        <w:t xml:space="preserve">Rys. </w:t>
      </w:r>
      <w:r w:rsidR="004A0B34" w:rsidRPr="004A0B34">
        <w:rPr>
          <w:i/>
          <w:iCs/>
          <w:noProof/>
          <w:sz w:val="16"/>
          <w:szCs w:val="18"/>
        </w:rPr>
        <w:t>4.33</w:t>
      </w:r>
      <w:r w:rsidR="0021067D" w:rsidRPr="004A0B34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90B23AE" w14:textId="77777777" w:rsidR="0021067D" w:rsidRDefault="0021067D" w:rsidP="001F3875">
      <w:pPr>
        <w:jc w:val="both"/>
      </w:pPr>
    </w:p>
    <w:p w14:paraId="4BA09ECE" w14:textId="7C153AFF" w:rsidR="0021067D" w:rsidRDefault="005B1018" w:rsidP="001F3875">
      <w:pPr>
        <w:jc w:val="both"/>
      </w:pPr>
      <w:r>
        <w:t xml:space="preserve">Binaryzacja jest bardzo przydatną </w:t>
      </w:r>
      <w:r w:rsidR="00FC101A">
        <w:t>transformacją, służącą głównie do uproszczenia danych</w:t>
      </w:r>
      <w:r w:rsidR="00C52B91">
        <w:t xml:space="preserve">, czyli do redukcji ich złożoności. Przydatna jest przy tworzeniu modeli uczenia maszynowego, niekiedy zwiększając ich wydajność. </w:t>
      </w:r>
      <w:r w:rsidR="00C7153C">
        <w:t xml:space="preserve">Ponadto używana jest w takich dziedzinach jak analiza i przetwarzanie obrazów, czy </w:t>
      </w:r>
      <w:r w:rsidR="00DB5E79">
        <w:t>przy tworzeniu tzw. Drzew decyzyjnych.</w:t>
      </w:r>
    </w:p>
    <w:p w14:paraId="74F1F5BB" w14:textId="77777777" w:rsidR="00DB5E79" w:rsidRDefault="00DB5E79" w:rsidP="001F3875">
      <w:pPr>
        <w:jc w:val="both"/>
      </w:pPr>
    </w:p>
    <w:p w14:paraId="4B39A39B" w14:textId="794CDBCE" w:rsidR="00DB5E79" w:rsidRDefault="00DB5E79" w:rsidP="00DB5E79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4D2DB3" w:rsidRPr="004D2DB3">
        <w:rPr>
          <w:i/>
          <w:iCs/>
        </w:rPr>
        <w:t>one_hot_encoding</w:t>
      </w:r>
      <w:proofErr w:type="spellEnd"/>
    </w:p>
    <w:p w14:paraId="4136A1B3" w14:textId="423F1074" w:rsidR="0021067D" w:rsidRDefault="00303D9C" w:rsidP="001F3875">
      <w:pPr>
        <w:jc w:val="both"/>
      </w:pPr>
      <w:r>
        <w:t xml:space="preserve">Ostatnią </w:t>
      </w:r>
      <w:r w:rsidR="009A0A28">
        <w:t>metodą</w:t>
      </w:r>
      <w:r>
        <w:t xml:space="preserve"> wchodzącą w skład podmodułu „</w:t>
      </w:r>
      <w:proofErr w:type="spellStart"/>
      <w:r>
        <w:t>transformations</w:t>
      </w:r>
      <w:proofErr w:type="spellEnd"/>
      <w:r>
        <w:t xml:space="preserve">” jest </w:t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5AAD4112" w14:textId="77777777" w:rsidR="00E253F0" w:rsidRDefault="002C1F9D" w:rsidP="001F3875">
      <w:pPr>
        <w:jc w:val="both"/>
      </w:pPr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</w:p>
    <w:p w14:paraId="72C7FEEC" w14:textId="4B8A1DB4" w:rsidR="00EA5D27" w:rsidRDefault="006B601F" w:rsidP="001F3875">
      <w:pPr>
        <w:jc w:val="both"/>
      </w:pPr>
      <w:r>
        <w:t xml:space="preserve">Pierwszym z nich jest argument </w:t>
      </w:r>
      <w:proofErr w:type="spellStart"/>
      <w:r w:rsidRPr="006B601F">
        <w:rPr>
          <w:i/>
          <w:iCs/>
        </w:rPr>
        <w:t>values</w:t>
      </w:r>
      <w:proofErr w:type="spellEnd"/>
      <w:r>
        <w:t>, będący dwuelementową listą</w:t>
      </w:r>
      <w:r w:rsidR="003517C5">
        <w:t xml:space="preserve">. Element o indeksie 0 wewnątrz listy określa wartość numeryczną, jaką przyjmuje rekord nie należący do danej kategorii, </w:t>
      </w:r>
      <w:r w:rsidR="00F140B3">
        <w:t xml:space="preserve">natomiast </w:t>
      </w:r>
      <w:r w:rsidR="00741550">
        <w:t xml:space="preserve">element </w:t>
      </w:r>
      <w:proofErr w:type="spellStart"/>
      <w:r w:rsidR="00F140B3">
        <w:t>element</w:t>
      </w:r>
      <w:proofErr w:type="spellEnd"/>
      <w:r w:rsidR="00F140B3">
        <w:t xml:space="preserve"> </w:t>
      </w:r>
      <w:r w:rsidR="00741550">
        <w:t>o indeksie 1 określa</w:t>
      </w:r>
      <w:r w:rsidR="00E253F0">
        <w:t xml:space="preserve"> przynależność do danej kategorii.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[0, 1]</w:t>
      </w:r>
      <w:r w:rsidR="00F06A06">
        <w:t>.</w:t>
      </w:r>
    </w:p>
    <w:p w14:paraId="4D03A63C" w14:textId="5D413B54" w:rsidR="00F06A06" w:rsidRDefault="00A2160C" w:rsidP="001F3875">
      <w:pPr>
        <w:jc w:val="both"/>
      </w:pPr>
      <w:r>
        <w:t xml:space="preserve">Drugi z parametrów, które użytkownik samodzielnie może </w:t>
      </w:r>
      <w:r w:rsidR="003768F6">
        <w:t xml:space="preserve">ustawić to </w:t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4.34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4.35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115E0CAE" w:rsidR="00795B53" w:rsidRDefault="00EB7335" w:rsidP="00795B53">
      <w:pPr>
        <w:jc w:val="center"/>
        <w:rPr>
          <w:noProof/>
        </w:rPr>
      </w:pPr>
      <w:r w:rsidRPr="00795B53">
        <w:rPr>
          <w:noProof/>
          <w:sz w:val="16"/>
          <w:szCs w:val="18"/>
        </w:rPr>
        <w:lastRenderedPageBreak/>
        <w:drawing>
          <wp:inline distT="0" distB="0" distL="0" distR="0" wp14:anchorId="743E5867" wp14:editId="171068BF">
            <wp:extent cx="5397500" cy="1047750"/>
            <wp:effectExtent l="0" t="0" r="0" b="0"/>
            <wp:docPr id="3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33" w:rsidRPr="00795B53">
        <w:rPr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4.34</w:t>
      </w:r>
      <w:r w:rsidR="00726833" w:rsidRPr="00795B53">
        <w:rPr>
          <w:i/>
          <w:iCs/>
          <w:noProof/>
          <w:sz w:val="16"/>
          <w:szCs w:val="18"/>
        </w:rPr>
        <w:t xml:space="preserve"> – Przykładowe wywołanie metody one_hot_encoding</w:t>
      </w:r>
    </w:p>
    <w:p w14:paraId="45ADCB68" w14:textId="376128ED" w:rsidR="00795B53" w:rsidRPr="00795B53" w:rsidRDefault="00795B53" w:rsidP="00795B53">
      <w:pPr>
        <w:rPr>
          <w:i/>
          <w:iCs/>
          <w:noProof/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6BE544" wp14:editId="247C93DA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396230" cy="2002155"/>
            <wp:effectExtent l="0" t="0" r="0" b="0"/>
            <wp:wrapSquare wrapText="right"/>
            <wp:docPr id="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875E4" w14:textId="2FC3B209" w:rsidR="00795B53" w:rsidRDefault="00795B53" w:rsidP="00795B53">
      <w:pPr>
        <w:jc w:val="center"/>
        <w:rPr>
          <w:sz w:val="16"/>
          <w:szCs w:val="18"/>
        </w:rPr>
      </w:pPr>
      <w:r w:rsidRPr="00795B53">
        <w:rPr>
          <w:sz w:val="16"/>
          <w:szCs w:val="18"/>
        </w:rPr>
        <w:t xml:space="preserve">Rys. 4.35 – Przykładowy wynik wywołania metody </w:t>
      </w:r>
      <w:proofErr w:type="spellStart"/>
      <w:r w:rsidRPr="00795B53">
        <w:rPr>
          <w:sz w:val="16"/>
          <w:szCs w:val="18"/>
        </w:rPr>
        <w:t>binarization</w:t>
      </w:r>
      <w:proofErr w:type="spellEnd"/>
    </w:p>
    <w:p w14:paraId="515869D0" w14:textId="77777777" w:rsidR="00795B53" w:rsidRPr="00795B53" w:rsidRDefault="00795B53" w:rsidP="00795B53">
      <w:pPr>
        <w:jc w:val="center"/>
        <w:rPr>
          <w:sz w:val="16"/>
          <w:szCs w:val="18"/>
        </w:rPr>
      </w:pPr>
    </w:p>
    <w:p w14:paraId="016E5784" w14:textId="5A40D0D6" w:rsidR="0021067D" w:rsidRDefault="0003606C" w:rsidP="00592354">
      <w:pPr>
        <w:jc w:val="both"/>
      </w:pPr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1F3875">
      <w:pPr>
        <w:jc w:val="both"/>
      </w:pPr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1F3875">
      <w:pPr>
        <w:jc w:val="both"/>
      </w:pPr>
    </w:p>
    <w:p w14:paraId="4FA6541B" w14:textId="77777777" w:rsidR="00881EF9" w:rsidRDefault="00496439" w:rsidP="002F0A06">
      <w:pPr>
        <w:pStyle w:val="Nagwek2"/>
      </w:pPr>
      <w:bookmarkStart w:id="67" w:name="_Toc186895205"/>
      <w:r>
        <w:t>PODMODUŁ „</w:t>
      </w:r>
      <w:proofErr w:type="spellStart"/>
      <w:r>
        <w:t>preprocessing</w:t>
      </w:r>
      <w:proofErr w:type="spellEnd"/>
      <w:r>
        <w:t>”</w:t>
      </w:r>
      <w:bookmarkEnd w:id="67"/>
      <w:r w:rsidR="00881EF9">
        <w:t xml:space="preserve"> </w:t>
      </w:r>
    </w:p>
    <w:p w14:paraId="271152E6" w14:textId="190C1749" w:rsidR="00881EF9" w:rsidRDefault="00881EF9" w:rsidP="00171DCC">
      <w:pPr>
        <w:jc w:val="both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>Proces ten 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309ECE93" w14:textId="5DC06215" w:rsidR="0067024A" w:rsidRDefault="0067024A" w:rsidP="00171DCC">
      <w:pPr>
        <w:jc w:val="both"/>
      </w:pPr>
      <w:r>
        <w:t xml:space="preserve">Wewnątrz </w:t>
      </w:r>
      <w:r w:rsidR="00195AF1">
        <w:t>podmodułu „</w:t>
      </w:r>
      <w:proofErr w:type="spellStart"/>
      <w:r w:rsidR="00195AF1">
        <w:t>preprocessing</w:t>
      </w:r>
      <w:proofErr w:type="spellEnd"/>
      <w:r w:rsidR="00195AF1">
        <w:t xml:space="preserve">” zaimplementowano dwie funkcje </w:t>
      </w:r>
      <w:r w:rsidR="00604576">
        <w:t>optymalizujące radzenie sobie z danymi brakującymi. Pierwsza z nich</w:t>
      </w:r>
      <w:r w:rsidR="00A75577">
        <w:t xml:space="preserve"> wspomaga analityka w kontekście danych numerycznych, druga zaś w kontekście danych kategorycznych. </w:t>
      </w:r>
    </w:p>
    <w:p w14:paraId="27CA2755" w14:textId="1A985ADF" w:rsidR="00570714" w:rsidRDefault="00570714" w:rsidP="00171DCC">
      <w:pPr>
        <w:jc w:val="both"/>
      </w:pPr>
      <w:r>
        <w:t>Obie funkcje przyjmują dokładnie</w:t>
      </w:r>
      <w:r w:rsidR="002539E3">
        <w:t xml:space="preserve"> te same argumenty: </w:t>
      </w:r>
    </w:p>
    <w:p w14:paraId="5975AE44" w14:textId="41674FB8" w:rsidR="002539E3" w:rsidRPr="00A46544" w:rsidRDefault="00A46544" w:rsidP="002539E3">
      <w:pPr>
        <w:numPr>
          <w:ilvl w:val="0"/>
          <w:numId w:val="20"/>
        </w:numPr>
        <w:jc w:val="both"/>
      </w:pPr>
      <w:proofErr w:type="spellStart"/>
      <w:r w:rsidRPr="00A46544">
        <w:rPr>
          <w:i/>
          <w:iCs/>
        </w:rPr>
        <w:lastRenderedPageBreak/>
        <w:t>df</w:t>
      </w:r>
      <w:proofErr w:type="spellEnd"/>
      <w:r>
        <w:t xml:space="preserve"> – badana ramka danych z pakietu </w:t>
      </w:r>
      <w:proofErr w:type="spellStart"/>
      <w:r w:rsidRPr="00A46544">
        <w:rPr>
          <w:i/>
          <w:iCs/>
        </w:rPr>
        <w:t>pandas</w:t>
      </w:r>
      <w:proofErr w:type="spellEnd"/>
      <w:ins w:id="68" w:author="Monika Chuchro" w:date="2024-12-27T12:07:00Z">
        <w:r w:rsidR="120C46C0" w:rsidRPr="78F864EF">
          <w:rPr>
            <w:i/>
            <w:iCs/>
          </w:rPr>
          <w:t>,</w:t>
        </w:r>
      </w:ins>
      <w:del w:id="69" w:author="Monika Chuchro" w:date="2024-12-27T12:07:00Z">
        <w:r>
          <w:rPr>
            <w:i/>
            <w:iCs/>
          </w:rPr>
          <w:delText xml:space="preserve"> </w:delText>
        </w:r>
      </w:del>
    </w:p>
    <w:p w14:paraId="68E300B0" w14:textId="56D56009" w:rsidR="00A46544" w:rsidRDefault="00A46544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columns</w:t>
      </w:r>
      <w:proofErr w:type="spellEnd"/>
      <w:r>
        <w:rPr>
          <w:i/>
          <w:iCs/>
        </w:rPr>
        <w:t xml:space="preserve"> </w:t>
      </w:r>
      <w:r>
        <w:t>– lista stringów z nazwami kolumn</w:t>
      </w:r>
      <w:ins w:id="70" w:author="Monika Chuchro" w:date="2024-12-27T12:07:00Z">
        <w:r w:rsidR="15A417AE">
          <w:t>,</w:t>
        </w:r>
      </w:ins>
      <w:r>
        <w:t xml:space="preserve"> </w:t>
      </w:r>
    </w:p>
    <w:p w14:paraId="54854C3B" w14:textId="1B9C88EC" w:rsidR="00F010B0" w:rsidRDefault="00F010B0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– strategia, którą użytkownik </w:t>
      </w:r>
      <w:r w:rsidR="00627CB5">
        <w:t xml:space="preserve">może użyć do poradzenia sobie </w:t>
      </w:r>
      <w:r w:rsidR="00627CB5">
        <w:br/>
        <w:t>z wartościami brakującymi</w:t>
      </w:r>
      <w:ins w:id="71" w:author="Monika Chuchro" w:date="2024-12-27T12:07:00Z">
        <w:r w:rsidR="7D68C0D3">
          <w:t>.</w:t>
        </w:r>
      </w:ins>
    </w:p>
    <w:p w14:paraId="3D658C4B" w14:textId="77777777" w:rsidR="001600A4" w:rsidRDefault="001600A4" w:rsidP="00171DCC">
      <w:pPr>
        <w:jc w:val="both"/>
      </w:pPr>
    </w:p>
    <w:p w14:paraId="2D30A1A3" w14:textId="77393E62" w:rsidR="00C55265" w:rsidRPr="00C55265" w:rsidRDefault="001600A4" w:rsidP="00C5526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DC5D8F" w:rsidRPr="00DC5D8F">
        <w:rPr>
          <w:i/>
          <w:iCs/>
        </w:rPr>
        <w:t>handle_numeric_NaN</w:t>
      </w:r>
      <w:proofErr w:type="spellEnd"/>
    </w:p>
    <w:p w14:paraId="314480EE" w14:textId="0CEAA4D0" w:rsidR="00C55265" w:rsidRDefault="00C55265" w:rsidP="00C55265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</w:t>
      </w:r>
      <w:r w:rsidR="002F08D0">
        <w:t xml:space="preserve">wspomaga radzenie sobie z brakującymi danymi numerycznymi. Użytkownik </w:t>
      </w:r>
      <w:r w:rsidR="00627CB5">
        <w:t xml:space="preserve">za pomocą parametru </w:t>
      </w:r>
      <w:proofErr w:type="spellStart"/>
      <w:r w:rsidR="00627CB5" w:rsidRPr="00627CB5">
        <w:rPr>
          <w:i/>
          <w:iCs/>
        </w:rPr>
        <w:t>strategy</w:t>
      </w:r>
      <w:proofErr w:type="spellEnd"/>
      <w:r w:rsidR="00627CB5">
        <w:rPr>
          <w:i/>
          <w:iCs/>
        </w:rPr>
        <w:t xml:space="preserve"> </w:t>
      </w:r>
      <w:r w:rsidR="00627CB5">
        <w:t xml:space="preserve">określa </w:t>
      </w:r>
      <w:r w:rsidR="001F206B">
        <w:t>scenariusz, według którego</w:t>
      </w:r>
      <w:r w:rsidR="0006482B">
        <w:t xml:space="preserve"> brakujące wartości zostaną </w:t>
      </w:r>
      <w:r w:rsidR="00501C9E">
        <w:t>edytowane</w:t>
      </w:r>
      <w:r w:rsidR="007E2DB6">
        <w:t xml:space="preserve">. Zaimplementowano </w:t>
      </w:r>
      <w:r w:rsidR="008B4E0E">
        <w:br/>
        <w:t>6</w:t>
      </w:r>
      <w:r w:rsidR="007E2DB6">
        <w:t xml:space="preserve"> różnych scenariuszy</w:t>
      </w:r>
      <w:r w:rsidR="008B4E0E">
        <w:t>:</w:t>
      </w:r>
    </w:p>
    <w:p w14:paraId="36397165" w14:textId="7312E8BC" w:rsidR="008B4E0E" w:rsidRDefault="008B4E0E" w:rsidP="008B4E0E">
      <w:pPr>
        <w:numPr>
          <w:ilvl w:val="0"/>
          <w:numId w:val="21"/>
        </w:numPr>
        <w:jc w:val="both"/>
      </w:pPr>
      <w:r>
        <w:t xml:space="preserve">Przekazanie parametru w postaci wartości numerycznej </w:t>
      </w:r>
      <w:r w:rsidR="00574A05">
        <w:t>–</w:t>
      </w:r>
      <w:r>
        <w:t xml:space="preserve"> </w:t>
      </w:r>
      <w:r w:rsidR="00574A05">
        <w:t xml:space="preserve">w tym przypadku wartości brakujące zostaną zastąpione </w:t>
      </w:r>
      <w:r w:rsidR="00A97A93">
        <w:t>przekazaną wartością</w:t>
      </w:r>
      <w:ins w:id="72" w:author="Monika Chuchro" w:date="2024-12-27T12:07:00Z">
        <w:r w:rsidR="41323E92">
          <w:t>,</w:t>
        </w:r>
      </w:ins>
    </w:p>
    <w:p w14:paraId="098D5035" w14:textId="4BF83C24" w:rsidR="00A97A93" w:rsidRPr="0054330D" w:rsidRDefault="00A97A93" w:rsidP="008B4E0E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mean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>– w tym przypadku wartości brakujące zostaną zastąpione wartością średnią</w:t>
      </w:r>
      <w:r w:rsidR="0054330D">
        <w:t xml:space="preserve"> z reszty rekordów</w:t>
      </w:r>
      <w:ins w:id="73" w:author="Monika Chuchro" w:date="2024-12-27T12:07:00Z">
        <w:r w:rsidR="226949F3">
          <w:t>,</w:t>
        </w:r>
      </w:ins>
    </w:p>
    <w:p w14:paraId="389B30C5" w14:textId="57C871E4" w:rsidR="0054330D" w:rsidRPr="0054330D" w:rsidRDefault="0054330D" w:rsidP="0054330D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median’ </w:t>
      </w:r>
      <w:r>
        <w:t>– w tym przypadku wartości brakujące zostaną zastąpione medianą z reszty rekordów</w:t>
      </w:r>
      <w:ins w:id="74" w:author="Monika Chuchro" w:date="2024-12-27T12:07:00Z">
        <w:r w:rsidR="7EE717D3">
          <w:t>,</w:t>
        </w:r>
      </w:ins>
    </w:p>
    <w:p w14:paraId="10EF5BA3" w14:textId="6CF8B107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min’ </w:t>
      </w:r>
      <w:r>
        <w:t>– w tym przypadku wartości brakujące zostaną zastąpione najniższą wartością z reszty rekordów</w:t>
      </w:r>
      <w:ins w:id="75" w:author="Monika Chuchro" w:date="2024-12-27T12:07:00Z">
        <w:r w:rsidR="06B2CF3A">
          <w:t>,</w:t>
        </w:r>
      </w:ins>
    </w:p>
    <w:p w14:paraId="10CF641A" w14:textId="5FCD213A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max’ </w:t>
      </w:r>
      <w:r>
        <w:t>– w tym przypadku wartości brakujące zostaną zastąpione najwyższą wartością z reszty rekordów</w:t>
      </w:r>
      <w:ins w:id="76" w:author="Monika Chuchro" w:date="2024-12-27T12:07:00Z">
        <w:r w:rsidR="06B2CF3A">
          <w:t>,</w:t>
        </w:r>
      </w:ins>
    </w:p>
    <w:p w14:paraId="550AEABB" w14:textId="1C4F8BB2" w:rsidR="0054330D" w:rsidRPr="00C012DB" w:rsidRDefault="00C012DB" w:rsidP="008B4E0E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>w tym przypadku metoda usunie wiersze z brakującymi wartościami</w:t>
      </w:r>
      <w:ins w:id="77" w:author="Monika Chuchro" w:date="2024-12-27T12:07:00Z">
        <w:r w:rsidR="3E44A1EF">
          <w:t>.</w:t>
        </w:r>
      </w:ins>
    </w:p>
    <w:p w14:paraId="42457FBF" w14:textId="6AEE9D8E" w:rsidR="00FF60A6" w:rsidRDefault="00E539B0" w:rsidP="00E539B0">
      <w:pPr>
        <w:jc w:val="both"/>
      </w:pPr>
      <w:r>
        <w:t xml:space="preserve">W przypadku podania innej wartości parametru niż podane powyżej, </w:t>
      </w:r>
      <w:r w:rsidR="00FF60A6">
        <w:t xml:space="preserve">metoda podniesie błąd. </w:t>
      </w:r>
    </w:p>
    <w:p w14:paraId="4ABC7D22" w14:textId="181894DB" w:rsidR="00FF60A6" w:rsidRDefault="00FF60A6" w:rsidP="00E539B0">
      <w:pPr>
        <w:jc w:val="both"/>
      </w:pPr>
      <w:r>
        <w:t xml:space="preserve">Poniżej </w:t>
      </w:r>
      <w:r w:rsidR="00592354">
        <w:t xml:space="preserve">na Rys. </w:t>
      </w:r>
      <w:r w:rsidR="0088277C">
        <w:t>4.36</w:t>
      </w:r>
      <w:r w:rsidR="00592354">
        <w:t xml:space="preserve"> </w:t>
      </w:r>
      <w:r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‘</w:t>
      </w:r>
      <w:r w:rsidR="00592354" w:rsidRPr="00592354">
        <w:rPr>
          <w:i/>
          <w:iCs/>
        </w:rPr>
        <w:t>median’</w:t>
      </w:r>
      <w:r w:rsidR="00592354">
        <w:t>.</w:t>
      </w:r>
    </w:p>
    <w:p w14:paraId="3CEA7F83" w14:textId="4048F8CB" w:rsidR="00B23531" w:rsidRPr="0088277C" w:rsidRDefault="00EB7335" w:rsidP="00B23531">
      <w:pPr>
        <w:jc w:val="center"/>
        <w:rPr>
          <w:sz w:val="16"/>
          <w:szCs w:val="18"/>
        </w:rPr>
      </w:pPr>
      <w:r w:rsidRPr="0088277C">
        <w:rPr>
          <w:noProof/>
          <w:sz w:val="16"/>
          <w:szCs w:val="18"/>
        </w:rPr>
        <w:drawing>
          <wp:inline distT="0" distB="0" distL="0" distR="0" wp14:anchorId="6095BF30" wp14:editId="055A45D2">
            <wp:extent cx="4254500" cy="908050"/>
            <wp:effectExtent l="0" t="0" r="0" b="0"/>
            <wp:docPr id="3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4.36</w:t>
      </w:r>
      <w:r w:rsidR="00B23531" w:rsidRPr="0088277C">
        <w:rPr>
          <w:i/>
          <w:iCs/>
          <w:noProof/>
          <w:sz w:val="16"/>
          <w:szCs w:val="18"/>
        </w:rPr>
        <w:t xml:space="preserve"> – Przykładowe wywołanie metody handle_numeric_NaN</w:t>
      </w:r>
    </w:p>
    <w:p w14:paraId="23F77491" w14:textId="77777777" w:rsidR="00881EF9" w:rsidRDefault="00881EF9" w:rsidP="00881EF9"/>
    <w:p w14:paraId="361BA69D" w14:textId="5D778B9A" w:rsidR="00B02FB6" w:rsidRDefault="00B02FB6" w:rsidP="009918EA">
      <w:pPr>
        <w:jc w:val="both"/>
      </w:pPr>
      <w:r>
        <w:t xml:space="preserve">Na Rys. </w:t>
      </w:r>
      <w:r w:rsidR="0088277C">
        <w:t>4.37</w:t>
      </w:r>
      <w:r>
        <w:t xml:space="preserve"> 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(wartość brakującą)</w:t>
      </w:r>
      <w:r w:rsidR="00EC0301">
        <w:t xml:space="preserve">. Zgodnie z przyjętą strategią </w:t>
      </w:r>
      <w:r w:rsidR="007C691E">
        <w:t xml:space="preserve">przyjął on medianę z kolumny </w:t>
      </w:r>
      <w:r w:rsidR="007C691E" w:rsidRPr="007C691E">
        <w:rPr>
          <w:i/>
          <w:iCs/>
        </w:rPr>
        <w:t>a</w:t>
      </w:r>
      <w:r w:rsidR="001C2673">
        <w:t xml:space="preserve"> (w przypadku kolumny </w:t>
      </w:r>
      <w:r w:rsidR="001C2673" w:rsidRPr="001C2673">
        <w:rPr>
          <w:i/>
          <w:iCs/>
        </w:rPr>
        <w:t>a</w:t>
      </w:r>
      <w:r w:rsidR="001C2673">
        <w:t xml:space="preserve">) oraz medianę z kolumny </w:t>
      </w:r>
      <w:r w:rsidR="001C2673" w:rsidRPr="001C2673">
        <w:rPr>
          <w:i/>
          <w:iCs/>
        </w:rPr>
        <w:t>b</w:t>
      </w:r>
      <w:r w:rsidR="001C2673">
        <w:t xml:space="preserve"> (w przypadku kolumny </w:t>
      </w:r>
      <w:r w:rsidR="001C2673" w:rsidRPr="001C2673">
        <w:rPr>
          <w:i/>
          <w:iCs/>
        </w:rPr>
        <w:t>b</w:t>
      </w:r>
      <w:r w:rsidR="001C2673">
        <w:t>).</w:t>
      </w:r>
    </w:p>
    <w:p w14:paraId="7F30BF61" w14:textId="1872528D" w:rsidR="0055299D" w:rsidRPr="0088277C" w:rsidRDefault="00EB7335" w:rsidP="0055299D">
      <w:pPr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lastRenderedPageBreak/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9D" w:rsidRPr="0088277C">
        <w:rPr>
          <w:noProof/>
          <w:sz w:val="16"/>
          <w:szCs w:val="18"/>
        </w:rPr>
        <w:br/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88277C" w:rsidRPr="0088277C">
        <w:rPr>
          <w:i/>
          <w:iCs/>
          <w:noProof/>
          <w:sz w:val="16"/>
          <w:szCs w:val="18"/>
        </w:rPr>
        <w:t>7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FF60D3" w:rsidRPr="0088277C">
        <w:rPr>
          <w:i/>
          <w:iCs/>
          <w:noProof/>
          <w:sz w:val="16"/>
          <w:szCs w:val="18"/>
        </w:rPr>
        <w:t>numeric</w:t>
      </w:r>
      <w:r w:rsidR="0055299D" w:rsidRPr="0088277C">
        <w:rPr>
          <w:i/>
          <w:iCs/>
          <w:noProof/>
          <w:sz w:val="16"/>
          <w:szCs w:val="18"/>
        </w:rPr>
        <w:t>_NaN</w:t>
      </w:r>
    </w:p>
    <w:p w14:paraId="13B4FA98" w14:textId="1F167F6C" w:rsidR="001C2673" w:rsidRDefault="001C2673" w:rsidP="009918EA">
      <w:pPr>
        <w:jc w:val="both"/>
      </w:pPr>
    </w:p>
    <w:p w14:paraId="05B75155" w14:textId="6F952A50" w:rsidR="001A2B11" w:rsidRDefault="001A2B11" w:rsidP="001A2B11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FF60D3" w:rsidRPr="00FF60D3">
        <w:rPr>
          <w:i/>
          <w:iCs/>
        </w:rPr>
        <w:t>handle_category_NaN</w:t>
      </w:r>
      <w:proofErr w:type="spellEnd"/>
    </w:p>
    <w:p w14:paraId="2C0B707D" w14:textId="384A1DD2" w:rsidR="00FF60D3" w:rsidRDefault="00FF60D3" w:rsidP="00FF60D3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wspomaga radzenie sobie z brakującymi danymi kategorycznymi. Podobnie jak w przypadku </w:t>
      </w:r>
      <w:proofErr w:type="spellStart"/>
      <w:r w:rsidRPr="00FF60D3">
        <w:rPr>
          <w:i/>
          <w:iCs/>
        </w:rPr>
        <w:t>handle_numeric_NaN</w:t>
      </w:r>
      <w:proofErr w:type="spellEnd"/>
      <w:r>
        <w:t xml:space="preserve">, użytkownik za pomocą parametru </w:t>
      </w:r>
      <w:proofErr w:type="spellStart"/>
      <w:r w:rsidRPr="00627CB5"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określa scenariusz, według którego brakujące wartości zostaną edytowane. Zaimplementowano </w:t>
      </w:r>
      <w:r w:rsidR="00EC5A4B">
        <w:t>5</w:t>
      </w:r>
      <w:r>
        <w:t xml:space="preserve"> różnych scenariuszy:</w:t>
      </w:r>
    </w:p>
    <w:p w14:paraId="4DE74194" w14:textId="428AD5F4" w:rsidR="00FF60D3" w:rsidRDefault="00FF60D3" w:rsidP="00FF60D3">
      <w:pPr>
        <w:numPr>
          <w:ilvl w:val="0"/>
          <w:numId w:val="21"/>
        </w:numPr>
        <w:jc w:val="both"/>
      </w:pPr>
      <w:r>
        <w:t xml:space="preserve">Przekazanie parametru w postaci wartości </w:t>
      </w:r>
      <w:r w:rsidR="008725E2">
        <w:t>tekstowej innej niż poniższe</w:t>
      </w:r>
      <w:r>
        <w:t xml:space="preserve"> – w tym przypadku </w:t>
      </w:r>
      <w:r w:rsidR="0095431C">
        <w:t>kategorie</w:t>
      </w:r>
      <w:r>
        <w:t xml:space="preserve"> brakujące zostaną zastąpione przekazaną</w:t>
      </w:r>
      <w:r w:rsidR="00514263">
        <w:t>,</w:t>
      </w:r>
    </w:p>
    <w:p w14:paraId="3BCBA042" w14:textId="633ECD20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</w:t>
      </w:r>
      <w:r w:rsidR="00C46522">
        <w:rPr>
          <w:i/>
          <w:iCs/>
        </w:rPr>
        <w:t>ode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 xml:space="preserve">– w tym przypadku </w:t>
      </w:r>
      <w:r w:rsidR="00C46522">
        <w:t>kategorie</w:t>
      </w:r>
      <w:r>
        <w:t xml:space="preserve"> brakujące zostaną zastąpione </w:t>
      </w:r>
      <w:r w:rsidR="00F24192">
        <w:t>najczęściej występującą kategorią</w:t>
      </w:r>
      <w:r w:rsidR="00514263">
        <w:t>,</w:t>
      </w:r>
    </w:p>
    <w:p w14:paraId="0DCFE77C" w14:textId="7B503C82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>
        <w:rPr>
          <w:i/>
          <w:iCs/>
        </w:rPr>
        <w:t>n</w:t>
      </w:r>
      <w:r w:rsidR="00C46522">
        <w:rPr>
          <w:i/>
          <w:iCs/>
        </w:rPr>
        <w:t>ext</w:t>
      </w:r>
      <w:proofErr w:type="spellEnd"/>
      <w:r>
        <w:rPr>
          <w:i/>
          <w:iCs/>
        </w:rPr>
        <w:t xml:space="preserve">’ </w:t>
      </w:r>
      <w:r>
        <w:t xml:space="preserve">– w tym przypadku </w:t>
      </w:r>
      <w:r w:rsidR="00F24192">
        <w:t xml:space="preserve">kategorie brakujące zostaną zastąpione </w:t>
      </w:r>
      <w:r w:rsidR="000714C6">
        <w:t>kategorią</w:t>
      </w:r>
      <w:r w:rsidR="007E051A">
        <w:t>,</w:t>
      </w:r>
      <w:r w:rsidR="000714C6">
        <w:t xml:space="preserve"> </w:t>
      </w:r>
      <w:r w:rsidR="007E051A">
        <w:t>do której należy następny rekord (z indeksem o 1 wyższym)</w:t>
      </w:r>
      <w:r w:rsidR="00514263">
        <w:t>,</w:t>
      </w:r>
    </w:p>
    <w:p w14:paraId="7BF03BE9" w14:textId="502E390B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="00C46522">
        <w:rPr>
          <w:i/>
          <w:iCs/>
        </w:rPr>
        <w:t>prev</w:t>
      </w:r>
      <w:proofErr w:type="spellEnd"/>
      <w:r>
        <w:rPr>
          <w:i/>
          <w:iCs/>
        </w:rPr>
        <w:t xml:space="preserve">’ </w:t>
      </w:r>
      <w:r>
        <w:t xml:space="preserve">– </w:t>
      </w:r>
      <w:r w:rsidR="007E051A">
        <w:t>w tym przypadku kategorie brakujące zostaną zastąpione kategorią, do której należy poprzedni rekord (z indeksem o 1 niższym)</w:t>
      </w:r>
      <w:r w:rsidR="00514263">
        <w:t>,</w:t>
      </w:r>
    </w:p>
    <w:p w14:paraId="493F42FD" w14:textId="184F318B" w:rsidR="00FF60D3" w:rsidRPr="00C012DB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 xml:space="preserve">w tym przypadku metoda usunie wiersze z brakującymi </w:t>
      </w:r>
      <w:r w:rsidR="007E051A">
        <w:t>kategoriami</w:t>
      </w:r>
      <w:r w:rsidR="00514263">
        <w:t>.</w:t>
      </w:r>
    </w:p>
    <w:p w14:paraId="39F8AF8A" w14:textId="1AF9C3AC" w:rsidR="00FF60D3" w:rsidRDefault="00FF60D3" w:rsidP="00FF60D3">
      <w:pPr>
        <w:jc w:val="both"/>
      </w:pPr>
      <w:r>
        <w:t>W przypadku podania innej wartości parametru niż podane powyżej, metoda podniesie błąd.</w:t>
      </w:r>
    </w:p>
    <w:p w14:paraId="38B595DB" w14:textId="613632CC" w:rsidR="007E051A" w:rsidRDefault="007E051A" w:rsidP="00FF60D3">
      <w:pPr>
        <w:jc w:val="both"/>
      </w:pPr>
      <w:r>
        <w:t>Poniżej, na Rys. 4</w:t>
      </w:r>
      <w:r w:rsidR="005E57FE">
        <w:t>.38</w:t>
      </w:r>
      <w:r>
        <w:t xml:space="preserve"> </w:t>
      </w:r>
      <w:r w:rsidR="00E0404F">
        <w:t xml:space="preserve">zaprezentowano w jaki sposób użytkownik może funkcję </w:t>
      </w:r>
      <w:proofErr w:type="spellStart"/>
      <w:r w:rsidR="00E0404F" w:rsidRPr="00FF60D3">
        <w:rPr>
          <w:i/>
          <w:iCs/>
        </w:rPr>
        <w:t>handle_category_NaN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.39</w:t>
      </w:r>
      <w:r w:rsidR="00D80642">
        <w:t xml:space="preserve"> </w:t>
      </w:r>
      <w:r w:rsidR="00A56497">
        <w:t xml:space="preserve">jak wygląda przykładowy </w:t>
      </w:r>
      <w:proofErr w:type="spellStart"/>
      <w:r w:rsidR="00A56497">
        <w:t>output</w:t>
      </w:r>
      <w:proofErr w:type="spellEnd"/>
      <w:r w:rsidR="00A56497">
        <w:t xml:space="preserve"> tej 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‘drop’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 xml:space="preserve">usuwającą rekordy </w:t>
      </w:r>
      <w:r w:rsidR="00AE2F1A">
        <w:br/>
        <w:t>z brakującymi kategoriami</w:t>
      </w:r>
      <w:r w:rsidR="006A7EC9">
        <w:t>.</w:t>
      </w:r>
    </w:p>
    <w:p w14:paraId="68483E2E" w14:textId="7F84C694" w:rsidR="006A7EC9" w:rsidRPr="005E57FE" w:rsidRDefault="00EB7335" w:rsidP="006A7EC9">
      <w:pPr>
        <w:jc w:val="center"/>
        <w:rPr>
          <w:i/>
          <w:iCs/>
          <w:noProof/>
          <w:sz w:val="16"/>
          <w:szCs w:val="18"/>
        </w:rPr>
      </w:pPr>
      <w:r w:rsidRPr="005E57FE">
        <w:rPr>
          <w:noProof/>
          <w:sz w:val="16"/>
          <w:szCs w:val="18"/>
        </w:rPr>
        <w:drawing>
          <wp:inline distT="0" distB="0" distL="0" distR="0" wp14:anchorId="21475575" wp14:editId="30E8A749">
            <wp:extent cx="4540250" cy="863600"/>
            <wp:effectExtent l="0" t="0" r="0" b="0"/>
            <wp:docPr id="4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.38</w:t>
      </w:r>
      <w:r w:rsidR="006A7EC9" w:rsidRPr="005E57FE">
        <w:rPr>
          <w:i/>
          <w:iCs/>
          <w:noProof/>
          <w:sz w:val="16"/>
          <w:szCs w:val="18"/>
        </w:rPr>
        <w:t xml:space="preserve"> – Przykładowe wywołanie metody handle_category_NaN</w:t>
      </w:r>
    </w:p>
    <w:p w14:paraId="7340184D" w14:textId="77777777" w:rsidR="00D60EA5" w:rsidRDefault="00D60EA5" w:rsidP="006A7EC9">
      <w:pPr>
        <w:jc w:val="center"/>
        <w:rPr>
          <w:i/>
          <w:iCs/>
          <w:noProof/>
        </w:rPr>
      </w:pPr>
    </w:p>
    <w:p w14:paraId="4F4AE118" w14:textId="6EF70661" w:rsidR="00D60EA5" w:rsidRPr="00861432" w:rsidRDefault="00EB7335" w:rsidP="006A7EC9">
      <w:pPr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lastRenderedPageBreak/>
        <w:drawing>
          <wp:inline distT="0" distB="0" distL="0" distR="0" wp14:anchorId="51C63CD9" wp14:editId="20F56F70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EA5" w:rsidRPr="00861432">
        <w:rPr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.39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handle_category_NaN</w:t>
      </w:r>
    </w:p>
    <w:p w14:paraId="292D3889" w14:textId="77777777" w:rsidR="00D60EA5" w:rsidRDefault="00D60EA5" w:rsidP="00881EF9"/>
    <w:p w14:paraId="4838C87B" w14:textId="0B84253C" w:rsidR="00D60EA5" w:rsidRPr="001B2E0B" w:rsidRDefault="002055EC" w:rsidP="00CB5FA9">
      <w:pPr>
        <w:jc w:val="both"/>
      </w:pPr>
      <w:r>
        <w:t xml:space="preserve">Metoda </w:t>
      </w:r>
      <w:r>
        <w:rPr>
          <w:i/>
          <w:iCs/>
          <w:noProof/>
        </w:rPr>
        <w:t xml:space="preserve">handle_category_NaN </w:t>
      </w:r>
      <w:r>
        <w:rPr>
          <w:noProof/>
        </w:rPr>
        <w:t xml:space="preserve">usunęła drugi i trzeci rekord 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</w:t>
      </w:r>
      <w:r w:rsidR="001B2E0B">
        <w:rPr>
          <w:noProof/>
        </w:rPr>
        <w:br/>
      </w:r>
      <w:r w:rsidR="00CB5FA9">
        <w:rPr>
          <w:noProof/>
        </w:rPr>
        <w:t xml:space="preserve">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i/>
          <w:iCs/>
          <w:noProof/>
        </w:rPr>
        <w:t xml:space="preserve"> </w:t>
      </w:r>
      <w:r w:rsidR="001B2E0B">
        <w:rPr>
          <w:noProof/>
        </w:rPr>
        <w:t>(</w:t>
      </w:r>
      <w:r w:rsidR="002C6B3F">
        <w:rPr>
          <w:noProof/>
        </w:rPr>
        <w:t xml:space="preserve">rekordy usunięte to te o indeksach 1 </w:t>
      </w:r>
      <w:r w:rsidR="002C6B3F">
        <w:rPr>
          <w:noProof/>
        </w:rPr>
        <w:br/>
        <w:t>i 2</w:t>
      </w:r>
      <w:r w:rsidR="001B2E0B">
        <w:rPr>
          <w:noProof/>
        </w:rPr>
        <w:t xml:space="preserve">). </w:t>
      </w:r>
    </w:p>
    <w:p w14:paraId="71B8DE5E" w14:textId="77777777" w:rsidR="00D60EA5" w:rsidRDefault="00D60EA5" w:rsidP="00881EF9"/>
    <w:p w14:paraId="67A6E1AC" w14:textId="183E1970" w:rsidR="00F056A6" w:rsidRPr="00F056A6" w:rsidRDefault="00F056A6" w:rsidP="002F0A06">
      <w:pPr>
        <w:pStyle w:val="Nagwek2"/>
      </w:pPr>
      <w:bookmarkStart w:id="78" w:name="_Toc186895206"/>
      <w:r>
        <w:t>PODMODUŁ „</w:t>
      </w:r>
      <w:proofErr w:type="spellStart"/>
      <w:r>
        <w:t>regression</w:t>
      </w:r>
      <w:proofErr w:type="spellEnd"/>
      <w:r>
        <w:t>”</w:t>
      </w:r>
      <w:bookmarkEnd w:id="78"/>
    </w:p>
    <w:p w14:paraId="4833063C" w14:textId="39F224F7" w:rsidR="001B0507" w:rsidRDefault="001B0507" w:rsidP="003F3E3C">
      <w:pPr>
        <w:jc w:val="both"/>
      </w:pPr>
      <w:r>
        <w:t>Wewnątrz podmodułu nazwanego „</w:t>
      </w:r>
      <w:proofErr w:type="spellStart"/>
      <w:r>
        <w:t>regression</w:t>
      </w:r>
      <w:proofErr w:type="spellEnd"/>
      <w:r>
        <w:t xml:space="preserve">” zaimplementowano dwie klasy obiektów ułatwiających i usprawniających tworzenie modelów regresji liniowej. </w:t>
      </w:r>
    </w:p>
    <w:p w14:paraId="3D77664F" w14:textId="0EDCCA2A" w:rsidR="00652A78" w:rsidRDefault="00652A78" w:rsidP="003F3E3C">
      <w:pPr>
        <w:jc w:val="both"/>
      </w:pPr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 bądź innych cech</w:t>
      </w:r>
      <w:r w:rsidR="00D57607">
        <w:t>.</w:t>
      </w:r>
    </w:p>
    <w:p w14:paraId="042BBF06" w14:textId="72F2732B" w:rsidR="001B0507" w:rsidRDefault="00CC6913" w:rsidP="003F3E3C">
      <w:pPr>
        <w:jc w:val="both"/>
      </w:pPr>
      <w:r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6FB08DCD" w:rsidR="001313DD" w:rsidRDefault="003F1292" w:rsidP="003F3E3C">
      <w:pPr>
        <w:jc w:val="both"/>
      </w:pPr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konieczne</w:t>
      </w:r>
      <w:ins w:id="79" w:author="Monika Chuchro" w:date="2024-12-27T12:10:00Z">
        <w:r w:rsidR="1A8EAAB7">
          <w:t>,</w:t>
        </w:r>
      </w:ins>
      <w:r w:rsidR="003D7F6E">
        <w:t xml:space="preserve"> aby obie części były sobie równe</w:t>
      </w:r>
      <w:r w:rsidR="000A5093">
        <w:t>, nie jest to również zalecane</w:t>
      </w:r>
      <w:r w:rsidR="003D7F6E">
        <w:t>)</w:t>
      </w:r>
      <w:r w:rsidR="000A5093">
        <w:t xml:space="preserve">: zbiór danych </w:t>
      </w:r>
      <w:r w:rsidR="0002232C">
        <w:t>treningowy</w:t>
      </w:r>
      <w:r w:rsidR="000A5093">
        <w:t xml:space="preserve"> i zbiór danych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 xml:space="preserve">uczenie modelu za pomocą </w:t>
      </w:r>
      <w:r w:rsidR="00E90BED">
        <w:br/>
      </w:r>
      <w:r w:rsidR="00AE479C">
        <w:t>k-1 części danych oraz jego ocena</w:t>
      </w:r>
      <w:r w:rsidR="00C61A7A">
        <w:t xml:space="preserve">/przetestowanie za pomocą 1, pozostałej części 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3F3E3C">
      <w:pPr>
        <w:jc w:val="both"/>
      </w:pPr>
    </w:p>
    <w:p w14:paraId="030BABE3" w14:textId="07C410DB" w:rsidR="001D1D0E" w:rsidRDefault="001D1D0E" w:rsidP="001D1D0E">
      <w:pPr>
        <w:numPr>
          <w:ilvl w:val="2"/>
          <w:numId w:val="7"/>
        </w:numPr>
        <w:jc w:val="both"/>
      </w:pPr>
      <w:r>
        <w:t xml:space="preserve">Klasa obiektów </w:t>
      </w:r>
      <w:proofErr w:type="spellStart"/>
      <w:r w:rsidR="00850891" w:rsidRPr="00C247A5">
        <w:rPr>
          <w:i/>
          <w:iCs/>
        </w:rPr>
        <w:t>BestSimpleLinearRegression</w:t>
      </w:r>
      <w:proofErr w:type="spellEnd"/>
    </w:p>
    <w:p w14:paraId="06D957A4" w14:textId="69B37F59" w:rsidR="00850891" w:rsidRDefault="008F1D34" w:rsidP="00C247A5">
      <w:pPr>
        <w:jc w:val="both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 xml:space="preserve">Utworzenie instancji tej klasy wiąże się </w:t>
      </w:r>
      <w:r w:rsidR="00E90BED">
        <w:br/>
      </w:r>
      <w:r w:rsidR="001D7C69">
        <w:t>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 xml:space="preserve">ten cel, </w:t>
      </w:r>
      <w:r w:rsidR="00527269">
        <w:lastRenderedPageBreak/>
        <w:t>wewnątrz klasy tworzy się określona liczba modelów prostej regresji liniowej (</w:t>
      </w:r>
      <w:r w:rsidR="008F01CA">
        <w:t>liczba ta jest równa liczbie cech, kolumn wewnątrz badanej ramki danych nie wliczając cech</w:t>
      </w:r>
      <w:r w:rsidR="001B1D30">
        <w:t>y będącej zmienną zależną, badaną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</w:p>
    <w:p w14:paraId="480BBD9F" w14:textId="0E0C0A27" w:rsidR="00440D32" w:rsidRDefault="00440D32" w:rsidP="00C247A5">
      <w:pPr>
        <w:jc w:val="both"/>
      </w:pPr>
      <w:r>
        <w:t>Konstruktor tej klasy przyjmuje dokładnie 6 argumentów:</w:t>
      </w:r>
    </w:p>
    <w:p w14:paraId="15BDFD8F" w14:textId="701D47DC" w:rsidR="00440D32" w:rsidRDefault="00440D32" w:rsidP="00440D32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 xml:space="preserve">) </w:t>
      </w:r>
      <w:r w:rsidR="009C78FC" w:rsidRPr="009C78FC">
        <w:t>–</w:t>
      </w:r>
      <w:r w:rsidRPr="009C78FC">
        <w:t xml:space="preserve"> </w:t>
      </w:r>
      <w:r w:rsidR="009C78FC" w:rsidRPr="009C78FC">
        <w:t>wskazuje n</w:t>
      </w:r>
      <w:r w:rsidR="009C78FC">
        <w:t>a badaną ramkę danych</w:t>
      </w:r>
      <w:ins w:id="80" w:author="Monika Chuchro" w:date="2024-12-27T12:10:00Z">
        <w:r w:rsidR="4A306269">
          <w:t>,</w:t>
        </w:r>
      </w:ins>
    </w:p>
    <w:p w14:paraId="31446DE6" w14:textId="20591239" w:rsidR="009C78FC" w:rsidRDefault="009C78FC" w:rsidP="00440D32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ins w:id="81" w:author="Monika Chuchro" w:date="2024-12-27T12:10:00Z">
        <w:r w:rsidR="625BB148">
          <w:t>,</w:t>
        </w:r>
      </w:ins>
    </w:p>
    <w:p w14:paraId="02AA54CB" w14:textId="0C1F8275" w:rsidR="009C78FC" w:rsidRDefault="00C32068" w:rsidP="00440D32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</w:t>
      </w:r>
      <w:r w:rsidR="006D409D">
        <w:t xml:space="preserve">stworzenie instancji klasy </w:t>
      </w:r>
      <w:r w:rsidR="00E90BED">
        <w:br/>
      </w:r>
      <w:r w:rsidR="006D409D">
        <w:t>z niezmiennym parametrem spowoduje utworzenie dokładnie tych samych instancj</w:t>
      </w:r>
      <w:r w:rsidR="002B519E">
        <w:t xml:space="preserve">i, zmiana parametru poskutkuje nieco zmienionym procesem uczenia i oceniania modelu, a więc również innym modelem </w:t>
      </w:r>
      <w:r w:rsidR="00F90835">
        <w:t>w postaci instancji klasy</w:t>
      </w:r>
      <w:r w:rsidR="77F73FC2">
        <w:t>)</w:t>
      </w:r>
      <w:ins w:id="82" w:author="Monika Chuchro" w:date="2024-12-27T12:10:00Z">
        <w:r w:rsidR="3DFB59A8">
          <w:t>,</w:t>
        </w:r>
      </w:ins>
    </w:p>
    <w:p w14:paraId="1FF38232" w14:textId="1DF996F3" w:rsidR="00F90835" w:rsidRDefault="00F90835" w:rsidP="00440D32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 xml:space="preserve">, </w:t>
      </w:r>
      <w:r w:rsidR="00DB7109" w:rsidRPr="00DB7109">
        <w:t>określa, którą metodę ma</w:t>
      </w:r>
      <w:r w:rsidR="00DB7109">
        <w:t xml:space="preserve"> przyjąć klasa do podziału danych i uczenia modelu (</w:t>
      </w:r>
      <w:proofErr w:type="spellStart"/>
      <w:r w:rsidR="00DB7109">
        <w:t>krosswalidacja</w:t>
      </w:r>
      <w:proofErr w:type="spellEnd"/>
      <w:r w:rsidR="00DB7109">
        <w:t xml:space="preserve">, bądź </w:t>
      </w:r>
      <w:r w:rsidR="00FD7337">
        <w:t>prosty podział na zbiory treningowy i testowy</w:t>
      </w:r>
      <w:r w:rsidR="798A39DE">
        <w:t>)</w:t>
      </w:r>
      <w:ins w:id="83" w:author="Monika Chuchro" w:date="2024-12-27T12:10:00Z">
        <w:r w:rsidR="081D5D41">
          <w:t>,</w:t>
        </w:r>
      </w:ins>
    </w:p>
    <w:p w14:paraId="4732C045" w14:textId="7CFFE05F" w:rsidR="00FD7337" w:rsidRDefault="00FD7337" w:rsidP="00440D32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</w:t>
      </w:r>
      <w:r w:rsidR="008301AF">
        <w:t xml:space="preserve">równych sobie przedziałów (niezbędne do uczenia modelu metodą </w:t>
      </w:r>
      <w:proofErr w:type="spellStart"/>
      <w:r w:rsidR="008301AF">
        <w:t>krosswalidacji</w:t>
      </w:r>
      <w:proofErr w:type="spellEnd"/>
      <w:r w:rsidR="008301AF">
        <w:t>). Domyślnie przyjmuje wartość 5</w:t>
      </w:r>
      <w:ins w:id="84" w:author="Monika Chuchro" w:date="2024-12-27T12:10:00Z">
        <w:r w:rsidR="4A2DBB98">
          <w:t>,</w:t>
        </w:r>
      </w:ins>
    </w:p>
    <w:p w14:paraId="156BA2BA" w14:textId="67DB8041" w:rsidR="008301AF" w:rsidRPr="00DB7109" w:rsidRDefault="00102C1E" w:rsidP="009A2A82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</w:t>
      </w:r>
      <w:r w:rsidR="00E90BED">
        <w:br/>
      </w:r>
      <w:r w:rsidR="00CC63FA">
        <w:t>i testowy</w:t>
      </w:r>
      <w:r w:rsidR="00E90BED">
        <w:t>.</w:t>
      </w:r>
      <w:r w:rsidR="00CC63FA">
        <w:t xml:space="preserve"> </w:t>
      </w:r>
    </w:p>
    <w:p w14:paraId="2F781C66" w14:textId="1C55A541" w:rsidR="003B4271" w:rsidRDefault="003B4271" w:rsidP="009A2A82">
      <w:pPr>
        <w:jc w:val="both"/>
      </w:pPr>
      <w:r>
        <w:t>Poniżej na Rys. 4</w:t>
      </w:r>
      <w:r w:rsidR="00861432">
        <w:t>.40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268549D0" w:rsidR="008766CE" w:rsidRPr="00BA189C" w:rsidRDefault="00EB7335" w:rsidP="00BA189C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.40</w:t>
      </w:r>
      <w:r w:rsidR="008766CE" w:rsidRPr="00861432">
        <w:rPr>
          <w:i/>
          <w:iCs/>
          <w:noProof/>
          <w:sz w:val="16"/>
          <w:szCs w:val="18"/>
        </w:rPr>
        <w:t xml:space="preserve"> – ramka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9A2A82">
      <w:pPr>
        <w:jc w:val="both"/>
      </w:pPr>
    </w:p>
    <w:p w14:paraId="797CB026" w14:textId="1D3FF8F0" w:rsidR="00BA189C" w:rsidRDefault="00123285" w:rsidP="009A2A82">
      <w:pPr>
        <w:jc w:val="both"/>
      </w:pPr>
      <w:r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.41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C86930">
        <w:t>:</w:t>
      </w:r>
    </w:p>
    <w:p w14:paraId="24BBDE5C" w14:textId="54E25373" w:rsidR="00C86930" w:rsidRPr="00B652D3" w:rsidRDefault="00EB7335" w:rsidP="00C86930">
      <w:pPr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6C67460" wp14:editId="4C030370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.41</w:t>
      </w:r>
      <w:r w:rsidR="00C86930" w:rsidRPr="006D3FDA">
        <w:rPr>
          <w:i/>
          <w:iCs/>
          <w:noProof/>
          <w:sz w:val="16"/>
          <w:szCs w:val="18"/>
        </w:rPr>
        <w:t xml:space="preserve"> – przykład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  <w:r w:rsidR="00B652D3" w:rsidRPr="006D3FDA">
        <w:rPr>
          <w:sz w:val="16"/>
          <w:szCs w:val="18"/>
        </w:rPr>
        <w:t xml:space="preserve"> </w:t>
      </w:r>
    </w:p>
    <w:p w14:paraId="6180B95F" w14:textId="77777777" w:rsidR="002263E7" w:rsidRDefault="002263E7" w:rsidP="00881EF9"/>
    <w:p w14:paraId="7D08DD42" w14:textId="2D6B3BC3" w:rsidR="008738F4" w:rsidRDefault="008738F4" w:rsidP="008738F4">
      <w:pPr>
        <w:jc w:val="both"/>
      </w:pPr>
      <w:r>
        <w:t xml:space="preserve">Wywołanie tychże parametrów instancji, ma na celu bliższe zapoznanie się </w:t>
      </w:r>
      <w:r>
        <w:br/>
        <w:t xml:space="preserve">z </w:t>
      </w:r>
      <w:r w:rsidR="0022472E">
        <w:t xml:space="preserve">utworzonym </w:t>
      </w:r>
      <w:r>
        <w:t>modelem</w:t>
      </w:r>
      <w:r w:rsidR="0022472E">
        <w:t xml:space="preserve"> przez użytkownika</w:t>
      </w:r>
      <w:r>
        <w:t xml:space="preserve">. </w:t>
      </w:r>
      <w:r w:rsidR="0022472E">
        <w:t>Przedstawione parametry określają:</w:t>
      </w:r>
    </w:p>
    <w:p w14:paraId="0DD3A4CE" w14:textId="63E763BE" w:rsidR="0022472E" w:rsidRPr="001E3ED9" w:rsidRDefault="0022472E" w:rsidP="0022472E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proofErr w:type="spellEnd"/>
      <w:r>
        <w:rPr>
          <w:i/>
          <w:iCs/>
        </w:rPr>
        <w:t xml:space="preserve"> – </w:t>
      </w:r>
      <w:r>
        <w:t xml:space="preserve">nazwę </w:t>
      </w:r>
      <w:r w:rsidR="001E3ED9">
        <w:t>zmiennej niezależnej, która najlepiej koreluje się ze zmienną zależną</w:t>
      </w:r>
      <w:ins w:id="85" w:author="Monika Chuchro" w:date="2024-12-27T12:11:00Z">
        <w:r w:rsidR="583DCADB">
          <w:t>,</w:t>
        </w:r>
      </w:ins>
    </w:p>
    <w:p w14:paraId="7B51CAD4" w14:textId="53309CD9" w:rsidR="001E3ED9" w:rsidRPr="00424FC3" w:rsidRDefault="001E3ED9" w:rsidP="0022472E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</w:t>
      </w:r>
      <w:r w:rsidR="00424FC3">
        <w:t>–</w:t>
      </w:r>
      <w:r>
        <w:t xml:space="preserve"> </w:t>
      </w:r>
      <w:r w:rsidR="00424FC3">
        <w:t xml:space="preserve">obiekt klasy </w:t>
      </w:r>
      <w:proofErr w:type="spellStart"/>
      <w:r w:rsidR="00424FC3">
        <w:t>LinearRegression</w:t>
      </w:r>
      <w:proofErr w:type="spellEnd"/>
      <w:r w:rsidR="00424FC3">
        <w:t xml:space="preserve"> z pakietu </w:t>
      </w:r>
      <w:proofErr w:type="spellStart"/>
      <w:r w:rsidR="00424FC3">
        <w:t>scikit-learn</w:t>
      </w:r>
      <w:proofErr w:type="spellEnd"/>
      <w:ins w:id="86" w:author="Monika Chuchro" w:date="2024-12-27T12:11:00Z">
        <w:r w:rsidR="7A243A39">
          <w:t>,</w:t>
        </w:r>
      </w:ins>
    </w:p>
    <w:p w14:paraId="445A93EB" w14:textId="6AA1B646" w:rsidR="00424FC3" w:rsidRPr="00424FC3" w:rsidRDefault="00424FC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2D450FE0">
        <w:t>)</w:t>
      </w:r>
      <w:ins w:id="87" w:author="Monika Chuchro" w:date="2024-12-27T12:11:00Z">
        <w:r w:rsidR="7A243A39">
          <w:t>,</w:t>
        </w:r>
      </w:ins>
    </w:p>
    <w:p w14:paraId="1C681884" w14:textId="6A73DADA" w:rsidR="00424FC3" w:rsidRPr="004E2B56" w:rsidRDefault="008D513F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 w:rsidR="00B83C0F">
        <w:t>–</w:t>
      </w:r>
      <w:r>
        <w:t xml:space="preserve"> </w:t>
      </w:r>
      <w:r w:rsidR="00B83C0F">
        <w:t xml:space="preserve">wyraz wolny </w:t>
      </w:r>
      <w:r w:rsidR="004E2B56">
        <w:t xml:space="preserve">z </w:t>
      </w:r>
      <w:r w:rsidR="003A7533">
        <w:t>prostej regresji (przecięcie z osią X</w:t>
      </w:r>
      <w:r w:rsidR="0FB4FAF2">
        <w:t>)</w:t>
      </w:r>
      <w:ins w:id="88" w:author="Monika Chuchro" w:date="2024-12-27T12:11:00Z">
        <w:r w:rsidR="3BB53490">
          <w:t>,</w:t>
        </w:r>
      </w:ins>
    </w:p>
    <w:p w14:paraId="42FBDE9A" w14:textId="4023372A" w:rsidR="003A7533" w:rsidRPr="003A7533" w:rsidRDefault="004E2B56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proofErr w:type="spellEnd"/>
      <w:r>
        <w:rPr>
          <w:i/>
          <w:iCs/>
        </w:rPr>
        <w:t xml:space="preserve"> </w:t>
      </w:r>
      <w:r>
        <w:t xml:space="preserve">– współczynnik </w:t>
      </w:r>
      <w:r w:rsidR="003A7533">
        <w:t>kierunkowy prostej regresji</w:t>
      </w:r>
      <w:ins w:id="89" w:author="Monika Chuchro" w:date="2024-12-27T12:11:00Z">
        <w:r w:rsidR="1C8108FE">
          <w:t>,</w:t>
        </w:r>
      </w:ins>
    </w:p>
    <w:p w14:paraId="7F9DE7AC" w14:textId="0BE37CD6" w:rsidR="003A7533" w:rsidRPr="003A7533" w:rsidRDefault="003A7533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ins w:id="90" w:author="Monika Chuchro" w:date="2024-12-27T12:11:00Z">
        <w:r w:rsidR="407B282E" w:rsidRPr="78F864EF">
          <w:rPr>
            <w:lang w:val="en-US"/>
          </w:rPr>
          <w:t>,</w:t>
        </w:r>
      </w:ins>
    </w:p>
    <w:p w14:paraId="4C6F1FAE" w14:textId="07F7BF51" w:rsidR="00C710DD" w:rsidRPr="00C710DD" w:rsidRDefault="003A753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="00C710DD" w:rsidRPr="00C710DD">
        <w:t>–</w:t>
      </w:r>
      <w:r w:rsidRPr="00C710DD">
        <w:t xml:space="preserve"> </w:t>
      </w:r>
      <w:r w:rsidR="00C710DD" w:rsidRPr="00C710DD">
        <w:t>wartości przewidziane przez model</w:t>
      </w:r>
      <w:ins w:id="91" w:author="Monika Chuchro" w:date="2024-12-27T12:11:00Z">
        <w:r w:rsidR="407B282E">
          <w:t>,</w:t>
        </w:r>
      </w:ins>
    </w:p>
    <w:p w14:paraId="2D385911" w14:textId="7444853B" w:rsidR="00277DBA" w:rsidRPr="00277DBA" w:rsidRDefault="00C710DD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277DBA">
        <w:rPr>
          <w:lang w:val="en-US"/>
        </w:rPr>
        <w:t xml:space="preserve"> </w:t>
      </w:r>
      <w:r w:rsidR="00277DBA" w:rsidRPr="00277DBA">
        <w:rPr>
          <w:lang w:val="en-US"/>
        </w:rPr>
        <w:t>Root Mean Squared Percentage Error</w:t>
      </w:r>
      <w:ins w:id="92" w:author="Monika Chuchro" w:date="2024-12-27T12:11:00Z">
        <w:r w:rsidR="00FB5DD9" w:rsidRPr="78F864EF">
          <w:rPr>
            <w:lang w:val="en-US"/>
          </w:rPr>
          <w:t>,</w:t>
        </w:r>
      </w:ins>
    </w:p>
    <w:p w14:paraId="613F0979" w14:textId="01A51715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A6411B">
        <w:rPr>
          <w:lang w:val="en-US"/>
        </w:rPr>
        <w:t xml:space="preserve"> </w:t>
      </w:r>
      <w:r w:rsidR="00A6411B" w:rsidRPr="00A6411B">
        <w:rPr>
          <w:lang w:val="en-US"/>
        </w:rPr>
        <w:t>Residual Sum of Squares</w:t>
      </w:r>
      <w:ins w:id="93" w:author="Monika Chuchro" w:date="2024-12-27T12:11:00Z">
        <w:r w:rsidR="00FB5DD9" w:rsidRPr="78F864EF">
          <w:rPr>
            <w:lang w:val="en-US"/>
          </w:rPr>
          <w:t>,</w:t>
        </w:r>
      </w:ins>
    </w:p>
    <w:p w14:paraId="5DFAFADA" w14:textId="4FF8C044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="00A6411B"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="00A6411B" w:rsidRPr="00A6411B">
        <w:rPr>
          <w:lang w:val="en-US"/>
        </w:rPr>
        <w:t xml:space="preserve"> Mean Absolute Percentage Error</w:t>
      </w:r>
      <w:ins w:id="94" w:author="Monika Chuchro" w:date="2024-12-27T12:11:00Z">
        <w:r w:rsidR="7F22D514" w:rsidRPr="78F864EF">
          <w:rPr>
            <w:lang w:val="en-US"/>
          </w:rPr>
          <w:t>,</w:t>
        </w:r>
      </w:ins>
    </w:p>
    <w:p w14:paraId="3E28CF60" w14:textId="05B2A342" w:rsidR="00277DBA" w:rsidRDefault="00277DBA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 w:rsidR="00A6411B">
        <w:rPr>
          <w:i/>
          <w:iCs/>
        </w:rPr>
        <w:t xml:space="preserve"> </w:t>
      </w:r>
      <w:r w:rsidR="00E47A70">
        <w:t>–</w:t>
      </w:r>
      <w:r w:rsidR="00A6411B">
        <w:t xml:space="preserve"> </w:t>
      </w:r>
      <w:proofErr w:type="spellStart"/>
      <w:r w:rsidR="00E47A70" w:rsidRPr="00E47A70">
        <w:t>Mean</w:t>
      </w:r>
      <w:proofErr w:type="spellEnd"/>
      <w:r w:rsidR="00E47A70" w:rsidRPr="00E47A70">
        <w:t xml:space="preserve"> </w:t>
      </w:r>
      <w:proofErr w:type="spellStart"/>
      <w:r w:rsidR="00E47A70" w:rsidRPr="00E47A70">
        <w:t>Squared</w:t>
      </w:r>
      <w:proofErr w:type="spellEnd"/>
      <w:r w:rsidR="00E47A70" w:rsidRPr="00E47A70">
        <w:t xml:space="preserve"> Error</w:t>
      </w:r>
      <w:ins w:id="95" w:author="Monika Chuchro" w:date="2024-12-27T12:11:00Z">
        <w:r w:rsidR="3485E625">
          <w:t>,</w:t>
        </w:r>
      </w:ins>
    </w:p>
    <w:p w14:paraId="190847FE" w14:textId="1D6BA8BA" w:rsidR="004E2B56" w:rsidRPr="00E47A70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="004E2B56" w:rsidRPr="00E47A70">
        <w:rPr>
          <w:i/>
          <w:iCs/>
          <w:lang w:val="en-US"/>
        </w:rPr>
        <w:t xml:space="preserve"> </w:t>
      </w:r>
      <w:r w:rsidR="00E47A70" w:rsidRPr="00E47A70">
        <w:rPr>
          <w:lang w:val="en-US"/>
        </w:rPr>
        <w:t>– Root Mean Squared Error</w:t>
      </w:r>
      <w:ins w:id="96" w:author="Monika Chuchro" w:date="2024-12-27T12:11:00Z">
        <w:r w:rsidR="4587A9B2" w:rsidRPr="78F864EF">
          <w:rPr>
            <w:lang w:val="en-US"/>
          </w:rPr>
          <w:t>.</w:t>
        </w:r>
      </w:ins>
    </w:p>
    <w:p w14:paraId="6FCF9323" w14:textId="3B8162D4" w:rsidR="00A66D63" w:rsidRDefault="00A66D63" w:rsidP="00A12FF8">
      <w:pPr>
        <w:jc w:val="both"/>
      </w:pPr>
      <w:r>
        <w:t>Poniżej na Rys. 4</w:t>
      </w:r>
      <w:r w:rsidR="006D3FDA">
        <w:t>.42</w:t>
      </w:r>
      <w:r>
        <w:t xml:space="preserve"> przedstawiono </w:t>
      </w:r>
      <w:r w:rsidR="00A12FF8">
        <w:t xml:space="preserve">wynik kompilacji przedstawionego na Rys. </w:t>
      </w:r>
      <w:r w:rsidR="006D3FDA">
        <w:t>4.</w:t>
      </w:r>
      <w:r w:rsidR="00A12FF8">
        <w:t>4</w:t>
      </w:r>
      <w:r w:rsidR="006D3FDA">
        <w:t>1</w:t>
      </w:r>
      <w:r w:rsidR="00A12FF8">
        <w:t xml:space="preserve"> tworzenia instancji i wypisywania parametrów:</w:t>
      </w:r>
    </w:p>
    <w:p w14:paraId="157CA3D0" w14:textId="476C405B" w:rsidR="00E60378" w:rsidRDefault="00EB7335" w:rsidP="000410D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4DCDAE" wp14:editId="235F3E4C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E60378" w:rsidRPr="006D3FDA">
        <w:rPr>
          <w:i/>
          <w:iCs/>
          <w:noProof/>
          <w:sz w:val="16"/>
          <w:szCs w:val="18"/>
        </w:rPr>
        <w:t>4</w:t>
      </w:r>
      <w:r w:rsidR="006D3FDA" w:rsidRPr="006D3FDA">
        <w:rPr>
          <w:i/>
          <w:iCs/>
          <w:noProof/>
          <w:sz w:val="16"/>
          <w:szCs w:val="18"/>
        </w:rPr>
        <w:t>2</w:t>
      </w:r>
      <w:r w:rsidR="00E60378" w:rsidRPr="006D3FDA">
        <w:rPr>
          <w:i/>
          <w:iCs/>
          <w:noProof/>
          <w:sz w:val="16"/>
          <w:szCs w:val="18"/>
        </w:rPr>
        <w:t xml:space="preserve"> – wynik stworzenia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881EF9"/>
    <w:p w14:paraId="5D360209" w14:textId="7C1023A2" w:rsidR="000410DB" w:rsidRDefault="000410DB" w:rsidP="00893BC7">
      <w:pPr>
        <w:jc w:val="both"/>
      </w:pPr>
      <w:r w:rsidRPr="00893BC7"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proofErr w:type="spellStart"/>
      <w:r w:rsidR="00893BC7" w:rsidRPr="00893BC7">
        <w:rPr>
          <w:i/>
          <w:iCs/>
        </w:rPr>
        <w:t>matplotlib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893BC7">
        <w:t>4</w:t>
      </w:r>
      <w:r w:rsidR="00CC2C30">
        <w:t>3</w:t>
      </w:r>
      <w:r w:rsidR="00893BC7">
        <w:t xml:space="preserve"> przedstawiono </w:t>
      </w:r>
      <w:r w:rsidR="00AF66FC">
        <w:t xml:space="preserve">wykres liniowy modelu </w:t>
      </w:r>
      <w:proofErr w:type="spellStart"/>
      <w:r w:rsidR="00AF66FC">
        <w:t>modelu</w:t>
      </w:r>
      <w:proofErr w:type="spellEnd"/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13E0A8EA" w14:textId="77777777" w:rsidR="00C2321B" w:rsidRDefault="00C2321B" w:rsidP="00893BC7">
      <w:pPr>
        <w:jc w:val="both"/>
      </w:pPr>
    </w:p>
    <w:p w14:paraId="0E4972F3" w14:textId="0181FED4" w:rsidR="00F64609" w:rsidRPr="00893BC7" w:rsidRDefault="00EB7335" w:rsidP="001302A3">
      <w:pPr>
        <w:jc w:val="center"/>
      </w:pPr>
      <w:r>
        <w:rPr>
          <w:noProof/>
        </w:rPr>
        <w:drawing>
          <wp:inline distT="0" distB="0" distL="0" distR="0" wp14:anchorId="2BC407EB" wp14:editId="3022E524">
            <wp:extent cx="4470400" cy="3486150"/>
            <wp:effectExtent l="0" t="0" r="0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F64609" w:rsidRPr="00CC2C30">
        <w:rPr>
          <w:i/>
          <w:iCs/>
          <w:noProof/>
          <w:sz w:val="16"/>
          <w:szCs w:val="18"/>
        </w:rPr>
        <w:t>4</w:t>
      </w:r>
      <w:r w:rsidR="00CC2C30" w:rsidRPr="00CC2C30">
        <w:rPr>
          <w:i/>
          <w:iCs/>
          <w:noProof/>
          <w:sz w:val="16"/>
          <w:szCs w:val="18"/>
        </w:rPr>
        <w:t>3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tejże klasy</w:t>
      </w:r>
    </w:p>
    <w:p w14:paraId="73D8B741" w14:textId="77777777" w:rsidR="00C2321B" w:rsidRDefault="00C2321B" w:rsidP="00881EF9"/>
    <w:p w14:paraId="6689651F" w14:textId="77777777" w:rsidR="00C44ACF" w:rsidRDefault="00285C0A" w:rsidP="00C44ACF">
      <w:pPr>
        <w:numPr>
          <w:ilvl w:val="2"/>
          <w:numId w:val="7"/>
        </w:numPr>
      </w:pPr>
      <w:r>
        <w:lastRenderedPageBreak/>
        <w:t xml:space="preserve">Klasa obiektów </w:t>
      </w:r>
      <w:proofErr w:type="spellStart"/>
      <w:r w:rsidRPr="00184ADF">
        <w:rPr>
          <w:i/>
          <w:iCs/>
        </w:rPr>
        <w:t>BestMultipleLinearRegression</w:t>
      </w:r>
      <w:proofErr w:type="spellEnd"/>
    </w:p>
    <w:p w14:paraId="7F7A279A" w14:textId="6C6D0EAF" w:rsidR="00C44ACF" w:rsidRDefault="00A91056" w:rsidP="00391D95">
      <w:pPr>
        <w:jc w:val="both"/>
      </w:pPr>
      <w:r>
        <w:t>Poza powyżej opisaną klasą, w skład podmodułu „</w:t>
      </w:r>
      <w:proofErr w:type="spellStart"/>
      <w:r>
        <w:t>regression</w:t>
      </w:r>
      <w:proofErr w:type="spellEnd"/>
      <w:r>
        <w:t xml:space="preserve">”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</w:p>
    <w:p w14:paraId="52A8760F" w14:textId="3308D0B7" w:rsidR="00E76B2C" w:rsidRDefault="00E76B2C" w:rsidP="00391D95">
      <w:pPr>
        <w:jc w:val="both"/>
      </w:pPr>
      <w:r>
        <w:t xml:space="preserve">Konstruktor klasy </w:t>
      </w:r>
      <w:proofErr w:type="spellStart"/>
      <w:r w:rsidRPr="00184ADF">
        <w:rPr>
          <w:i/>
          <w:iCs/>
        </w:rPr>
        <w:t>BestMultipleLinearRegression</w:t>
      </w:r>
      <w:proofErr w:type="spellEnd"/>
      <w:r>
        <w:rPr>
          <w:i/>
          <w:iCs/>
        </w:rPr>
        <w:t xml:space="preserve"> </w:t>
      </w:r>
      <w:r>
        <w:t>przyjmuje dokładnie takie same argumenty jak w przypadku konstruktora</w:t>
      </w:r>
      <w:r w:rsidR="005D152C">
        <w:t xml:space="preserve"> klasy</w:t>
      </w:r>
      <w:r>
        <w:t xml:space="preserve"> </w:t>
      </w:r>
      <w:proofErr w:type="spellStart"/>
      <w:r w:rsidRPr="00184ADF">
        <w:rPr>
          <w:i/>
          <w:iCs/>
        </w:rPr>
        <w:t>Best</w:t>
      </w:r>
      <w:r>
        <w:rPr>
          <w:i/>
          <w:iCs/>
        </w:rPr>
        <w:t>Simple</w:t>
      </w:r>
      <w:r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7CAF77A9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ins w:id="97" w:author="Monika Chuchro" w:date="2024-12-27T12:11:00Z">
        <w:r w:rsidR="6E59CBC2">
          <w:t>,</w:t>
        </w:r>
      </w:ins>
    </w:p>
    <w:p w14:paraId="4A1B6CD3" w14:textId="57BF0BCE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ins w:id="98" w:author="Monika Chuchro" w:date="2024-12-27T12:11:00Z">
        <w:r w:rsidR="3248D6DA">
          <w:t>,</w:t>
        </w:r>
      </w:ins>
    </w:p>
    <w:p w14:paraId="192ABC70" w14:textId="7C3F91B5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1156619E">
        <w:t>)</w:t>
      </w:r>
      <w:ins w:id="99" w:author="Monika Chuchro" w:date="2024-12-27T12:11:00Z">
        <w:r w:rsidR="7550E6CE">
          <w:t>,</w:t>
        </w:r>
      </w:ins>
    </w:p>
    <w:p w14:paraId="178BC9BD" w14:textId="5BD9AA8E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ins w:id="100" w:author="Monika Chuchro" w:date="2024-12-27T12:11:00Z">
        <w:r w:rsidR="7B47E617">
          <w:t>,</w:t>
        </w:r>
      </w:ins>
    </w:p>
    <w:p w14:paraId="68C72236" w14:textId="7904DF64" w:rsidR="005D152C" w:rsidRDefault="005D152C" w:rsidP="005D152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ins w:id="101" w:author="Monika Chuchro" w:date="2024-12-27T12:11:00Z">
        <w:r w:rsidR="71C5C838">
          <w:t>,</w:t>
        </w:r>
      </w:ins>
    </w:p>
    <w:p w14:paraId="3A78678E" w14:textId="77777777" w:rsidR="005D152C" w:rsidRPr="00DB7109" w:rsidRDefault="005D152C" w:rsidP="005D152C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 xml:space="preserve">i testowy. </w:t>
      </w:r>
    </w:p>
    <w:p w14:paraId="4D211766" w14:textId="3435729C" w:rsidR="005D152C" w:rsidRDefault="008F6C9B" w:rsidP="00391D95">
      <w:pPr>
        <w:jc w:val="both"/>
      </w:pPr>
      <w:r>
        <w:t xml:space="preserve">W celu zaprezentowania działania tej klasy posłużono się ponownie ramką danych </w:t>
      </w:r>
      <w:r w:rsidR="00840FD5">
        <w:br/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840FD5">
        <w:t>4</w:t>
      </w:r>
      <w:r w:rsidR="00CC2C30">
        <w:t>0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06999">
        <w:t>4</w:t>
      </w:r>
      <w:r w:rsidR="00CC2C30">
        <w:t>4</w:t>
      </w:r>
      <w:r w:rsidR="00E06999">
        <w:t xml:space="preserve"> zaprezentowano tworzenie instancji klasy, wypisywanie parametrów tejże instancji i </w:t>
      </w:r>
      <w:r w:rsidR="00125543">
        <w:t>wykonywanie metody tworzącej wykres modelu.</w:t>
      </w:r>
    </w:p>
    <w:p w14:paraId="1597B6AC" w14:textId="04B87EFC" w:rsidR="00125543" w:rsidRPr="00D46F07" w:rsidRDefault="00EB7335" w:rsidP="00125543">
      <w:pPr>
        <w:jc w:val="center"/>
        <w:rPr>
          <w:i/>
          <w:iCs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.44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117C96EA" w14:textId="784797BB" w:rsidR="00125543" w:rsidRDefault="00125543" w:rsidP="00125543">
      <w:pPr>
        <w:jc w:val="center"/>
      </w:pPr>
    </w:p>
    <w:p w14:paraId="6A0AB0DB" w14:textId="6C0AA3EA" w:rsidR="00D73985" w:rsidRPr="00840FD5" w:rsidRDefault="00886B2D" w:rsidP="00391D95">
      <w:pPr>
        <w:jc w:val="both"/>
      </w:pPr>
      <w:r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FF6E10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ins w:id="102" w:author="Monika Chuchro" w:date="2024-12-27T12:12:00Z">
        <w:r w:rsidR="60737DAA">
          <w:t>,</w:t>
        </w:r>
      </w:ins>
    </w:p>
    <w:p w14:paraId="7E226618" w14:textId="4C508F9A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ins w:id="103" w:author="Monika Chuchro" w:date="2024-12-27T12:12:00Z">
        <w:r w:rsidR="5ED1DD0C">
          <w:t>,</w:t>
        </w:r>
      </w:ins>
    </w:p>
    <w:p w14:paraId="08B394A4" w14:textId="00984503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ins w:id="104" w:author="Monika Chuchro" w:date="2024-12-27T12:12:00Z">
        <w:r w:rsidR="45788E5A">
          <w:t>,</w:t>
        </w:r>
      </w:ins>
    </w:p>
    <w:p w14:paraId="6C5A1D09" w14:textId="3703B474" w:rsidR="00FF6E10" w:rsidRPr="004E2B56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ins w:id="105" w:author="Monika Chuchro" w:date="2024-12-27T12:12:00Z">
        <w:r w:rsidR="28FAFF57">
          <w:t>,</w:t>
        </w:r>
      </w:ins>
    </w:p>
    <w:p w14:paraId="5818CAB8" w14:textId="60B86C15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ins w:id="106" w:author="Monika Chuchro" w:date="2024-12-27T12:12:00Z">
        <w:r w:rsidR="0BC8E74C">
          <w:t>,</w:t>
        </w:r>
      </w:ins>
    </w:p>
    <w:p w14:paraId="4A25D6C6" w14:textId="3D96D37F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ins w:id="107" w:author="Monika Chuchro" w:date="2024-12-27T12:12:00Z">
        <w:r w:rsidR="0BC8E74C" w:rsidRPr="78F864EF">
          <w:rPr>
            <w:lang w:val="en-US"/>
          </w:rPr>
          <w:t>,</w:t>
        </w:r>
      </w:ins>
    </w:p>
    <w:p w14:paraId="28AD5348" w14:textId="1F66E2E8" w:rsidR="00FF6E10" w:rsidRPr="00C710DD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ins w:id="108" w:author="Monika Chuchro" w:date="2024-12-27T12:12:00Z">
        <w:r w:rsidR="17EB9178">
          <w:t>,</w:t>
        </w:r>
      </w:ins>
    </w:p>
    <w:p w14:paraId="1C60B378" w14:textId="76ADAD66" w:rsidR="00FF6E10" w:rsidRPr="00277DBA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ins w:id="109" w:author="Monika Chuchro" w:date="2024-12-27T12:12:00Z">
        <w:r w:rsidR="17EB9178" w:rsidRPr="78F864EF">
          <w:rPr>
            <w:lang w:val="en-US"/>
          </w:rPr>
          <w:t>,</w:t>
        </w:r>
      </w:ins>
    </w:p>
    <w:p w14:paraId="44D1D2EB" w14:textId="4F2C5F39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ins w:id="110" w:author="Monika Chuchro" w:date="2024-12-27T12:12:00Z">
        <w:r w:rsidR="388F27AB" w:rsidRPr="78F864EF">
          <w:rPr>
            <w:lang w:val="en-US"/>
          </w:rPr>
          <w:t>,</w:t>
        </w:r>
      </w:ins>
    </w:p>
    <w:p w14:paraId="4095506C" w14:textId="18204216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ins w:id="111" w:author="Monika Chuchro" w:date="2024-12-27T12:12:00Z">
        <w:r w:rsidR="388F27AB" w:rsidRPr="78F864EF">
          <w:rPr>
            <w:lang w:val="en-US"/>
          </w:rPr>
          <w:t>,</w:t>
        </w:r>
      </w:ins>
    </w:p>
    <w:p w14:paraId="3B3B0AEA" w14:textId="3BF42459" w:rsidR="00FF6E10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ins w:id="112" w:author="Monika Chuchro" w:date="2024-12-27T12:12:00Z">
        <w:r w:rsidR="72FED654">
          <w:t>,</w:t>
        </w:r>
      </w:ins>
    </w:p>
    <w:p w14:paraId="631E7804" w14:textId="7B013D62" w:rsidR="00FF6E10" w:rsidRPr="00E47A70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ins w:id="113" w:author="Monika Chuchro" w:date="2024-12-27T12:12:00Z">
        <w:r w:rsidR="743844D5" w:rsidRPr="78F864EF">
          <w:rPr>
            <w:lang w:val="en-US"/>
          </w:rPr>
          <w:t>.</w:t>
        </w:r>
      </w:ins>
    </w:p>
    <w:p w14:paraId="3609F1EC" w14:textId="77777777" w:rsidR="005D152C" w:rsidRPr="00857A4E" w:rsidRDefault="005D152C" w:rsidP="00391D95">
      <w:pPr>
        <w:jc w:val="both"/>
        <w:rPr>
          <w:lang w:val="en-US"/>
          <w:rPrChange w:id="114" w:author="Filip Hałys" w:date="2025-01-04T09:01:00Z">
            <w:rPr/>
          </w:rPrChange>
        </w:rPr>
      </w:pPr>
    </w:p>
    <w:p w14:paraId="2258949D" w14:textId="35722623" w:rsidR="007C108C" w:rsidRDefault="007C108C" w:rsidP="00391D95">
      <w:pPr>
        <w:jc w:val="both"/>
      </w:pPr>
      <w:r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891F74">
        <w:t>4</w:t>
      </w:r>
      <w:r w:rsidR="003E4616">
        <w:t>5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3E4616">
        <w:t>6</w:t>
      </w:r>
      <w:r w:rsidR="00DF58E7">
        <w:t>:</w:t>
      </w:r>
    </w:p>
    <w:p w14:paraId="5349AAE1" w14:textId="0D35CA92" w:rsidR="00812BAA" w:rsidRPr="003E4616" w:rsidRDefault="00EB7335" w:rsidP="00812BAA">
      <w:pPr>
        <w:jc w:val="center"/>
        <w:rPr>
          <w:noProof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812BAA">
        <w:rPr>
          <w:i/>
          <w:iCs/>
          <w:noProof/>
        </w:rPr>
        <w:t xml:space="preserve"> </w:t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812BAA" w:rsidRPr="003E4616">
        <w:rPr>
          <w:i/>
          <w:iCs/>
          <w:noProof/>
          <w:sz w:val="16"/>
          <w:szCs w:val="18"/>
        </w:rPr>
        <w:t>4</w:t>
      </w:r>
      <w:r w:rsidR="003E4616" w:rsidRPr="003E4616">
        <w:rPr>
          <w:i/>
          <w:iCs/>
          <w:noProof/>
          <w:sz w:val="16"/>
          <w:szCs w:val="18"/>
        </w:rPr>
        <w:t>5</w:t>
      </w:r>
      <w:r w:rsidR="00812BAA" w:rsidRPr="003E4616">
        <w:rPr>
          <w:i/>
          <w:iCs/>
          <w:noProof/>
          <w:sz w:val="16"/>
          <w:szCs w:val="18"/>
        </w:rPr>
        <w:t xml:space="preserve"> – wynik stworzenia instancji klasy BestMultipleLinearRegression na podstawie ramki danych ramka_testowa i wypisania wartości parametrów</w:t>
      </w:r>
    </w:p>
    <w:p w14:paraId="27C66462" w14:textId="4C2D4E42" w:rsidR="00DF58E7" w:rsidRDefault="00DF58E7" w:rsidP="00391D95">
      <w:pPr>
        <w:jc w:val="both"/>
      </w:pPr>
    </w:p>
    <w:p w14:paraId="6D74E6B5" w14:textId="02CD252E" w:rsidR="00812BAA" w:rsidRPr="005D152C" w:rsidRDefault="00EB7335" w:rsidP="00A8369A">
      <w:pPr>
        <w:jc w:val="center"/>
      </w:pPr>
      <w:r>
        <w:rPr>
          <w:noProof/>
        </w:rPr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5E212B" w:rsidRPr="005E212B">
        <w:rPr>
          <w:noProof/>
          <w:sz w:val="16"/>
          <w:szCs w:val="18"/>
        </w:rPr>
        <w:t>6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>, wchodzącej w skład tejże klasy</w:t>
      </w:r>
    </w:p>
    <w:p w14:paraId="599187D1" w14:textId="77777777" w:rsidR="004E4659" w:rsidRDefault="004E4659" w:rsidP="00C44ACF"/>
    <w:p w14:paraId="3AE19531" w14:textId="26A2CEA1" w:rsidR="004E4659" w:rsidRDefault="004E4659" w:rsidP="009D1C26">
      <w:pPr>
        <w:jc w:val="both"/>
      </w:pPr>
      <w:r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C44ACF"/>
    <w:p w14:paraId="2A04AC70" w14:textId="3F5E79A8" w:rsidR="00771CD3" w:rsidRDefault="00771CD3" w:rsidP="00771CD3">
      <w:pPr>
        <w:pStyle w:val="Nagwek2"/>
      </w:pPr>
      <w:bookmarkStart w:id="115" w:name="_Toc186895207"/>
      <w:r>
        <w:t>PODMODUŁ „</w:t>
      </w:r>
      <w:proofErr w:type="spellStart"/>
      <w:r>
        <w:t>classification</w:t>
      </w:r>
      <w:proofErr w:type="spellEnd"/>
      <w:r>
        <w:t>”</w:t>
      </w:r>
      <w:bookmarkEnd w:id="115"/>
    </w:p>
    <w:p w14:paraId="728C6C60" w14:textId="43E65DF6" w:rsidR="00101C54" w:rsidRDefault="005E330F" w:rsidP="005E330F">
      <w:pPr>
        <w:jc w:val="both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 xml:space="preserve">określonych cech. Podobnie jak regresja, klasyfikacja jest rodzajem </w:t>
      </w:r>
      <w:r w:rsidR="00154C89">
        <w:lastRenderedPageBreak/>
        <w:t>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Content>
          <w:r w:rsidR="00440947" w:rsidRPr="00440947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</w:p>
    <w:p w14:paraId="655D6A38" w14:textId="16644C83" w:rsidR="00725199" w:rsidRDefault="00725199" w:rsidP="005E330F">
      <w:pPr>
        <w:jc w:val="both"/>
      </w:pPr>
      <w:r>
        <w:t xml:space="preserve">Istnieje wiele różnych algorytmów klasyfikujących. W tej pracy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FF0521">
        <w:t>random</w:t>
      </w:r>
      <w:proofErr w:type="spellEnd"/>
      <w:r w:rsidR="00FF0521">
        <w:t xml:space="preserve"> </w:t>
      </w:r>
      <w:proofErr w:type="spellStart"/>
      <w:r w:rsidR="00FF0521">
        <w:t>forest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4478F90D" w14:textId="704A8906" w:rsidR="00A64B85" w:rsidRDefault="00A64B85" w:rsidP="00A64B85">
      <w:pPr>
        <w:jc w:val="both"/>
      </w:pPr>
      <w:r>
        <w:t xml:space="preserve">Wewnątrz tego podmodułu zaimplementowano jedną klasę obiektów o nazwie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</w:p>
    <w:p w14:paraId="3BD85288" w14:textId="77777777" w:rsidR="0020690C" w:rsidRDefault="00332E92" w:rsidP="00A64B85">
      <w:pPr>
        <w:jc w:val="both"/>
      </w:pPr>
      <w:r>
        <w:t xml:space="preserve">Konstruktor klasy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 przyjmuje dokładnie takie same argumenty, co </w:t>
      </w:r>
      <w:proofErr w:type="spellStart"/>
      <w:r>
        <w:t>konstruk</w:t>
      </w:r>
      <w:r w:rsidR="0020690C">
        <w:t>t</w:t>
      </w:r>
      <w:r>
        <w:t>ory</w:t>
      </w:r>
      <w:proofErr w:type="spellEnd"/>
      <w:r>
        <w:t xml:space="preserve"> klas</w:t>
      </w:r>
      <w:r w:rsidR="0020690C">
        <w:t xml:space="preserve"> w podmodule „</w:t>
      </w:r>
      <w:proofErr w:type="spellStart"/>
      <w:r w:rsidR="0020690C">
        <w:t>regression</w:t>
      </w:r>
      <w:proofErr w:type="spellEnd"/>
      <w:r w:rsidR="0020690C">
        <w:t>”:</w:t>
      </w:r>
    </w:p>
    <w:p w14:paraId="506A6E2D" w14:textId="0635BFA8" w:rsidR="0020690C" w:rsidRDefault="00332E92" w:rsidP="0020690C">
      <w:pPr>
        <w:numPr>
          <w:ilvl w:val="0"/>
          <w:numId w:val="22"/>
        </w:numPr>
        <w:jc w:val="both"/>
      </w:pPr>
      <w:r>
        <w:t xml:space="preserve"> </w:t>
      </w:r>
      <w:proofErr w:type="spellStart"/>
      <w:r w:rsidR="0020690C" w:rsidRPr="009C78FC">
        <w:t>df</w:t>
      </w:r>
      <w:proofErr w:type="spellEnd"/>
      <w:r w:rsidR="0020690C" w:rsidRPr="009C78FC">
        <w:t xml:space="preserve"> (</w:t>
      </w:r>
      <w:proofErr w:type="spellStart"/>
      <w:r w:rsidR="0020690C" w:rsidRPr="009C78FC">
        <w:t>pandas</w:t>
      </w:r>
      <w:proofErr w:type="spellEnd"/>
      <w:r w:rsidR="0020690C" w:rsidRPr="009C78FC">
        <w:t xml:space="preserve"> Data </w:t>
      </w:r>
      <w:proofErr w:type="spellStart"/>
      <w:r w:rsidR="0020690C" w:rsidRPr="009C78FC">
        <w:t>Frame</w:t>
      </w:r>
      <w:proofErr w:type="spellEnd"/>
      <w:r w:rsidR="0020690C" w:rsidRPr="009C78FC">
        <w:t>) – wskazuje n</w:t>
      </w:r>
      <w:r w:rsidR="0020690C">
        <w:t>a badaną ramkę danych</w:t>
      </w:r>
      <w:ins w:id="116" w:author="Monika Chuchro" w:date="2024-12-27T12:14:00Z">
        <w:r w:rsidR="4F2C8D50">
          <w:t>,</w:t>
        </w:r>
      </w:ins>
    </w:p>
    <w:p w14:paraId="1E1188B8" w14:textId="36CB4AFE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</w:t>
      </w:r>
      <w:r w:rsidR="00190BCB">
        <w:t>pola przechowującego klasy obiektów</w:t>
      </w:r>
      <w:ins w:id="117" w:author="Monika Chuchro" w:date="2024-12-27T12:14:00Z">
        <w:r w:rsidR="402AEB33">
          <w:t>,</w:t>
        </w:r>
      </w:ins>
    </w:p>
    <w:p w14:paraId="21B6C28D" w14:textId="0FA90CF9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2C5CB247">
        <w:t>)</w:t>
      </w:r>
      <w:ins w:id="118" w:author="Monika Chuchro" w:date="2024-12-27T12:14:00Z">
        <w:r w:rsidR="74831ADB">
          <w:t>,,</w:t>
        </w:r>
      </w:ins>
    </w:p>
    <w:p w14:paraId="7B526E8A" w14:textId="77ED9626" w:rsidR="0020690C" w:rsidRDefault="0020690C" w:rsidP="0020690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2C5CB247">
        <w:t>)</w:t>
      </w:r>
      <w:ins w:id="119" w:author="Monika Chuchro" w:date="2024-12-27T12:14:00Z">
        <w:r w:rsidR="44F5AEF8">
          <w:t>,</w:t>
        </w:r>
      </w:ins>
    </w:p>
    <w:p w14:paraId="2467A3BD" w14:textId="7CC2817B" w:rsidR="0020690C" w:rsidRDefault="0020690C" w:rsidP="0020690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ins w:id="120" w:author="Monika Chuchro" w:date="2024-12-27T12:14:00Z">
        <w:r w:rsidR="44F5AEF8">
          <w:t>,</w:t>
        </w:r>
      </w:ins>
    </w:p>
    <w:p w14:paraId="664603D9" w14:textId="298090F1" w:rsidR="000829D2" w:rsidRPr="00332E92" w:rsidRDefault="0020690C" w:rsidP="00190BCB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>i testowy</w:t>
      </w:r>
      <w:ins w:id="121" w:author="Monika Chuchro" w:date="2024-12-27T12:14:00Z">
        <w:r w:rsidR="53AD04E9">
          <w:t>.</w:t>
        </w:r>
      </w:ins>
    </w:p>
    <w:p w14:paraId="18F101F4" w14:textId="37344613" w:rsidR="00A64B85" w:rsidRDefault="00842620" w:rsidP="005E330F">
      <w:pPr>
        <w:jc w:val="both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BA4F80">
        <w:t>7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>oraz utworzenie instancji klasy dla ziarna równego 123, metody podziału danych na zbiór treningowy (</w:t>
      </w:r>
      <w:r w:rsidR="00AA106F">
        <w:t>75% rekordów</w:t>
      </w:r>
      <w:r w:rsidR="005B2B2D">
        <w:t>)</w:t>
      </w:r>
      <w:r w:rsidR="00AA106F">
        <w:t xml:space="preserve"> i testowy (25% rekordów).</w:t>
      </w:r>
    </w:p>
    <w:p w14:paraId="3E3CABC1" w14:textId="197C3E81" w:rsidR="00A070B7" w:rsidRDefault="00EB7335" w:rsidP="00A070B7">
      <w:pPr>
        <w:jc w:val="center"/>
      </w:pPr>
      <w:r>
        <w:rPr>
          <w:noProof/>
        </w:rPr>
        <w:lastRenderedPageBreak/>
        <w:drawing>
          <wp:inline distT="0" distB="0" distL="0" distR="0" wp14:anchorId="388A0549" wp14:editId="1060EB59">
            <wp:extent cx="5397500" cy="2603500"/>
            <wp:effectExtent l="0" t="0" r="0" b="0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0B7">
        <w:rPr>
          <w:noProof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.47</w:t>
      </w:r>
      <w:r w:rsidR="00A070B7" w:rsidRPr="00BA4F80">
        <w:rPr>
          <w:i/>
          <w:iCs/>
          <w:noProof/>
          <w:sz w:val="16"/>
          <w:szCs w:val="18"/>
        </w:rPr>
        <w:t xml:space="preserve"> – Przykład 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 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49596A69" w14:textId="77777777" w:rsidR="00A070B7" w:rsidRDefault="00A070B7" w:rsidP="00A070B7">
      <w:pPr>
        <w:jc w:val="center"/>
      </w:pPr>
    </w:p>
    <w:p w14:paraId="56401696" w14:textId="479FB858" w:rsidR="00872D56" w:rsidRDefault="00872D56" w:rsidP="00872D56">
      <w:pPr>
        <w:jc w:val="both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4.48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BD620D">
        <w:t>7</w:t>
      </w:r>
      <w:r w:rsidR="007C7A15">
        <w:t>.</w:t>
      </w:r>
    </w:p>
    <w:p w14:paraId="085CE011" w14:textId="70026D25" w:rsidR="007C7A15" w:rsidRDefault="00EB7335" w:rsidP="0092409F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4.48</w:t>
      </w:r>
      <w:r w:rsidR="0092409F" w:rsidRPr="00BD620D">
        <w:rPr>
          <w:i/>
          <w:iCs/>
          <w:noProof/>
          <w:sz w:val="16"/>
          <w:szCs w:val="18"/>
        </w:rPr>
        <w:t xml:space="preserve"> – wartości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BD620D">
        <w:rPr>
          <w:i/>
          <w:iCs/>
          <w:noProof/>
          <w:sz w:val="16"/>
          <w:szCs w:val="18"/>
        </w:rPr>
        <w:t>7</w:t>
      </w:r>
    </w:p>
    <w:p w14:paraId="3110AEC7" w14:textId="77777777" w:rsidR="00E3213B" w:rsidRDefault="00E3213B" w:rsidP="0092409F">
      <w:pPr>
        <w:jc w:val="center"/>
        <w:rPr>
          <w:i/>
          <w:iCs/>
          <w:noProof/>
        </w:rPr>
      </w:pPr>
    </w:p>
    <w:p w14:paraId="77D718F4" w14:textId="4263E4C8" w:rsidR="00E3213B" w:rsidRDefault="006C7BF2" w:rsidP="00775034">
      <w:pPr>
        <w:jc w:val="both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ins w:id="122" w:author="Monika Chuchro" w:date="2024-12-27T12:14:00Z">
        <w:r w:rsidR="7C45BF95">
          <w:t>,</w:t>
        </w:r>
      </w:ins>
    </w:p>
    <w:p w14:paraId="6256B831" w14:textId="5E1F9954" w:rsidR="008C69D4" w:rsidRDefault="008C69D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ins w:id="123" w:author="Monika Chuchro" w:date="2024-12-27T12:15:00Z">
        <w:r w:rsidR="21E104F2">
          <w:t>,</w:t>
        </w:r>
      </w:ins>
    </w:p>
    <w:p w14:paraId="3354B4EC" w14:textId="39F98436" w:rsidR="000205EC" w:rsidRDefault="000205EC" w:rsidP="00775034">
      <w:pPr>
        <w:numPr>
          <w:ilvl w:val="0"/>
          <w:numId w:val="24"/>
        </w:numPr>
        <w:jc w:val="both"/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>
        <w:t>scikit-learn</w:t>
      </w:r>
      <w:proofErr w:type="spellEnd"/>
      <w:r w:rsidR="00775034">
        <w:t>. Ten atrybut może posłużyć do dalszego budowania, analizowania, oceniania utworzonego modelu</w:t>
      </w:r>
      <w:ins w:id="124" w:author="Monika Chuchro" w:date="2024-12-27T12:15:00Z">
        <w:r w:rsidR="21E104F2">
          <w:t>,</w:t>
        </w:r>
      </w:ins>
    </w:p>
    <w:p w14:paraId="6E1C9161" w14:textId="5A09E0DC" w:rsidR="00775034" w:rsidRDefault="0077503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ins w:id="125" w:author="Monika Chuchro" w:date="2024-12-27T12:15:00Z">
        <w:r w:rsidR="249DECDA">
          <w:t>.</w:t>
        </w:r>
      </w:ins>
    </w:p>
    <w:p w14:paraId="09D8FD64" w14:textId="77777777" w:rsidR="00775034" w:rsidRDefault="00775034" w:rsidP="00775034">
      <w:pPr>
        <w:jc w:val="both"/>
      </w:pPr>
    </w:p>
    <w:p w14:paraId="40845235" w14:textId="77777777" w:rsidR="00775034" w:rsidRPr="00E3213B" w:rsidRDefault="00775034" w:rsidP="00775034">
      <w:pPr>
        <w:jc w:val="both"/>
      </w:pPr>
    </w:p>
    <w:p w14:paraId="4B5823DD" w14:textId="24664F9B" w:rsidR="00C44ACF" w:rsidRPr="00881EF9" w:rsidRDefault="00C44ACF" w:rsidP="00E920EC">
      <w:pPr>
        <w:tabs>
          <w:tab w:val="left" w:pos="1420"/>
        </w:tabs>
        <w:sectPr w:rsidR="00C44ACF" w:rsidRPr="00881EF9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0358297D" w:rsidR="00583DA5" w:rsidRPr="00290351" w:rsidRDefault="00D3385C" w:rsidP="00D3385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B54BCF">
        <w:rPr>
          <w:rFonts w:ascii="Verdana" w:hAnsi="Verdana"/>
          <w:sz w:val="28"/>
          <w:szCs w:val="28"/>
        </w:rPr>
        <w:lastRenderedPageBreak/>
        <w:t xml:space="preserve"> </w:t>
      </w:r>
      <w:bookmarkStart w:id="126" w:name="_Toc186895208"/>
      <w:commentRangeStart w:id="127"/>
      <w:commentRangeStart w:id="128"/>
      <w:r w:rsidRPr="00290351">
        <w:rPr>
          <w:rFonts w:ascii="Verdana" w:hAnsi="Verdana"/>
          <w:sz w:val="28"/>
          <w:szCs w:val="28"/>
        </w:rPr>
        <w:t>PRZYKŁADY UŻYCIA</w:t>
      </w:r>
      <w:commentRangeEnd w:id="127"/>
      <w:r w:rsidR="007E27E4">
        <w:commentReference w:id="127"/>
      </w:r>
      <w:commentRangeEnd w:id="128"/>
      <w:r>
        <w:commentReference w:id="128"/>
      </w:r>
      <w:bookmarkEnd w:id="126"/>
    </w:p>
    <w:p w14:paraId="2EF66854" w14:textId="75671432" w:rsidR="00290351" w:rsidRDefault="00290351" w:rsidP="00290351"/>
    <w:p w14:paraId="23F938A5" w14:textId="2AFECAF7" w:rsidR="00290351" w:rsidRDefault="00290351" w:rsidP="00290351">
      <w:pPr>
        <w:pStyle w:val="Nagwek1"/>
        <w:rPr>
          <w:rFonts w:ascii="Verdana" w:hAnsi="Verdana"/>
          <w:sz w:val="28"/>
          <w:szCs w:val="28"/>
        </w:rPr>
        <w:sectPr w:rsidR="00290351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1D9A305" w14:textId="0BBD21FA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129" w:name="_Toc186895209"/>
      <w:r w:rsidRPr="00290351">
        <w:rPr>
          <w:rFonts w:ascii="Verdana" w:hAnsi="Verdana"/>
          <w:sz w:val="28"/>
          <w:szCs w:val="28"/>
        </w:rPr>
        <w:t>PODSUMOWANIE, DYSKUSJA, WNIOSKI</w:t>
      </w:r>
      <w:bookmarkEnd w:id="129"/>
    </w:p>
    <w:p w14:paraId="66A2DDB1" w14:textId="77777777" w:rsidR="00290351" w:rsidRDefault="00290351" w:rsidP="00290351"/>
    <w:p w14:paraId="352D1895" w14:textId="77777777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  <w:sectPr w:rsidR="00290351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0B8263E2" w14:textId="4DB5A05F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290351">
        <w:rPr>
          <w:rFonts w:ascii="Verdana" w:hAnsi="Verdana"/>
          <w:sz w:val="28"/>
          <w:szCs w:val="28"/>
        </w:rPr>
        <w:lastRenderedPageBreak/>
        <w:t xml:space="preserve"> </w:t>
      </w:r>
      <w:bookmarkStart w:id="130" w:name="_Toc186895210"/>
      <w:r w:rsidR="001E4CA8">
        <w:rPr>
          <w:rFonts w:ascii="Verdana" w:hAnsi="Verdana"/>
          <w:sz w:val="28"/>
          <w:szCs w:val="28"/>
        </w:rPr>
        <w:t>BIBLIOGRAFIA</w:t>
      </w:r>
      <w:bookmarkEnd w:id="130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Content>
        <w:p w14:paraId="2B2B25A3" w14:textId="77777777" w:rsidR="00440947" w:rsidRDefault="00440947">
          <w:pPr>
            <w:autoSpaceDE w:val="0"/>
            <w:autoSpaceDN w:val="0"/>
            <w:ind w:hanging="640"/>
            <w:divId w:val="1196232334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314FA540" w14:textId="77777777" w:rsidR="00440947" w:rsidRDefault="00440947">
          <w:pPr>
            <w:autoSpaceDE w:val="0"/>
            <w:autoSpaceDN w:val="0"/>
            <w:ind w:hanging="640"/>
            <w:divId w:val="1737776176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57834338" w14:textId="77777777" w:rsidR="00440947" w:rsidRDefault="00440947">
          <w:pPr>
            <w:autoSpaceDE w:val="0"/>
            <w:autoSpaceDN w:val="0"/>
            <w:ind w:hanging="640"/>
            <w:divId w:val="1191256802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61B6934F" w14:textId="77777777" w:rsidR="00440947" w:rsidRDefault="00440947">
          <w:pPr>
            <w:autoSpaceDE w:val="0"/>
            <w:autoSpaceDN w:val="0"/>
            <w:ind w:hanging="640"/>
            <w:divId w:val="1032655233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343E20FB" w14:textId="77777777" w:rsidR="00440947" w:rsidRDefault="00440947">
          <w:pPr>
            <w:autoSpaceDE w:val="0"/>
            <w:autoSpaceDN w:val="0"/>
            <w:ind w:hanging="640"/>
            <w:divId w:val="2088337238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4E840A82" w14:textId="77777777" w:rsidR="00440947" w:rsidRDefault="00440947">
          <w:pPr>
            <w:autoSpaceDE w:val="0"/>
            <w:autoSpaceDN w:val="0"/>
            <w:ind w:hanging="640"/>
            <w:divId w:val="1451511783"/>
          </w:pPr>
          <w:r>
            <w:t>[6]</w:t>
          </w:r>
          <w:r>
            <w:tab/>
            <w:t>„Pip”. Dostęp: 4 styczeń 2025. [Online]. Dostępne na: https://pip.pypa.io/en/stable/</w:t>
          </w:r>
        </w:p>
        <w:p w14:paraId="3A940873" w14:textId="77777777" w:rsidR="00440947" w:rsidRDefault="00440947">
          <w:pPr>
            <w:autoSpaceDE w:val="0"/>
            <w:autoSpaceDN w:val="0"/>
            <w:ind w:hanging="640"/>
            <w:divId w:val="225453490"/>
          </w:pPr>
          <w:r w:rsidRPr="00440947">
            <w:rPr>
              <w:lang w:val="en-US"/>
            </w:rPr>
            <w:t>[7]</w:t>
          </w:r>
          <w:r w:rsidRPr="00440947">
            <w:rPr>
              <w:lang w:val="en-US"/>
            </w:rPr>
            <w:tab/>
            <w:t xml:space="preserve">„Scikit-learn”. Dostęp: 4 styczeń 2025. [Online]. </w:t>
          </w:r>
          <w:r>
            <w:t>Dostępne na: https://scikit-learn.org/stable/</w:t>
          </w:r>
        </w:p>
        <w:p w14:paraId="5C14FAD8" w14:textId="77777777" w:rsidR="00440947" w:rsidRDefault="00440947">
          <w:pPr>
            <w:autoSpaceDE w:val="0"/>
            <w:autoSpaceDN w:val="0"/>
            <w:ind w:hanging="640"/>
            <w:divId w:val="1979992676"/>
          </w:pPr>
          <w:r>
            <w:t>[8]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2BE80CDB" w14:textId="77777777" w:rsidR="00440947" w:rsidRDefault="00440947">
          <w:pPr>
            <w:autoSpaceDE w:val="0"/>
            <w:autoSpaceDN w:val="0"/>
            <w:ind w:hanging="640"/>
            <w:divId w:val="59793048"/>
          </w:pPr>
          <w:r>
            <w:t>[9]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004205FA" w14:textId="77777777" w:rsidR="00440947" w:rsidRDefault="00440947">
          <w:pPr>
            <w:autoSpaceDE w:val="0"/>
            <w:autoSpaceDN w:val="0"/>
            <w:ind w:hanging="640"/>
            <w:divId w:val="338430111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7FEC082E" w14:textId="77777777" w:rsidR="00440947" w:rsidRDefault="00440947">
          <w:pPr>
            <w:autoSpaceDE w:val="0"/>
            <w:autoSpaceDN w:val="0"/>
            <w:ind w:hanging="640"/>
            <w:divId w:val="1453936948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1D02CE0B" w14:textId="77777777" w:rsidR="00440947" w:rsidRDefault="00440947">
          <w:pPr>
            <w:autoSpaceDE w:val="0"/>
            <w:autoSpaceDN w:val="0"/>
            <w:ind w:hanging="640"/>
            <w:divId w:val="2080664039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0FA72B21" w14:textId="77777777" w:rsidR="00440947" w:rsidRDefault="00440947">
          <w:pPr>
            <w:autoSpaceDE w:val="0"/>
            <w:autoSpaceDN w:val="0"/>
            <w:ind w:hanging="640"/>
            <w:divId w:val="1689259157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1B2E4E22" w14:textId="77777777" w:rsidR="00440947" w:rsidRDefault="00440947">
          <w:pPr>
            <w:autoSpaceDE w:val="0"/>
            <w:autoSpaceDN w:val="0"/>
            <w:ind w:hanging="640"/>
            <w:divId w:val="2061712529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5A782A38" w14:textId="77777777" w:rsidR="00440947" w:rsidRDefault="00440947">
          <w:pPr>
            <w:autoSpaceDE w:val="0"/>
            <w:autoSpaceDN w:val="0"/>
            <w:ind w:hanging="640"/>
            <w:divId w:val="2072076953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2AF299AE" w14:textId="4EF88534" w:rsidR="00583DA5" w:rsidRPr="00583DA5" w:rsidRDefault="00440947" w:rsidP="00583DA5">
          <w:r>
            <w:t> </w:t>
          </w:r>
        </w:p>
      </w:sdtContent>
    </w:sdt>
    <w:sectPr w:rsidR="00583DA5" w:rsidRPr="00583DA5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onika Chuchro" w:date="2024-11-15T12:12:00Z" w:initials="MC">
    <w:p w14:paraId="0F019B42" w14:textId="500E3FE9" w:rsidR="00B84149" w:rsidRDefault="0055460D">
      <w:r>
        <w:annotationRef/>
      </w:r>
      <w:r w:rsidRPr="230FCA3F">
        <w:t>Wstęp lepiej jest napisać na samym końcu, bo on opowiada o tym co będzie przedstawione w pracy. Teraz zostawię bez sprawdzania, jak będzie gotowa praca to wtedy sprawdzę, będzie widać czy coś będzie trzeba dodać lub zmodyfikować.</w:t>
      </w:r>
    </w:p>
  </w:comment>
  <w:comment w:id="1" w:author="Filip Hałys" w:date="2024-11-16T13:33:00Z" w:initials="FH">
    <w:p w14:paraId="6C7F7B7E" w14:textId="77777777" w:rsidR="00077518" w:rsidRDefault="00077518" w:rsidP="00077518">
      <w:pPr>
        <w:pStyle w:val="Tekstkomentarza"/>
      </w:pPr>
      <w:r>
        <w:rPr>
          <w:rStyle w:val="Odwoaniedokomentarza"/>
        </w:rPr>
        <w:annotationRef/>
      </w:r>
      <w:r>
        <w:t>To na razie, niech zostanie, jak skończę resztę rozdziałów to ewentualnie edytuję</w:t>
      </w:r>
    </w:p>
  </w:comment>
  <w:comment w:id="16" w:author="Filip Hałys" w:date="2024-11-16T16:56:00Z" w:initials="FH">
    <w:p w14:paraId="24FD2E4C" w14:textId="77777777" w:rsidR="00B4591C" w:rsidRDefault="00B4591C" w:rsidP="00B4591C">
      <w:pPr>
        <w:pStyle w:val="Tekstkomentarza"/>
      </w:pPr>
      <w:r>
        <w:rPr>
          <w:rStyle w:val="Odwoaniedokomentarza"/>
        </w:rPr>
        <w:annotationRef/>
      </w:r>
      <w:r>
        <w:t>Nie wiem czy się za dużo nie rozpisałem tutaj, zważając na to iż jest to tylko podmoduł ‘pomocniczy’</w:t>
      </w:r>
    </w:p>
  </w:comment>
  <w:comment w:id="17" w:author="Monika Chuchro" w:date="2024-12-27T12:32:00Z" w:initials="MC">
    <w:p w14:paraId="149F7F9E" w14:textId="6B72689B" w:rsidR="00823C21" w:rsidRDefault="00000000">
      <w:r>
        <w:annotationRef/>
      </w:r>
      <w:r w:rsidRPr="42BE75C7">
        <w:t>Proszę zostawić, najwyżej w końcowej wersji będzie Pan ciął tekst.</w:t>
      </w:r>
    </w:p>
  </w:comment>
  <w:comment w:id="46" w:author="Monika Chuchro" w:date="2024-12-27T12:55:00Z" w:initials="MC">
    <w:p w14:paraId="4B57E409" w14:textId="303AEEDA" w:rsidR="00823C21" w:rsidRDefault="00000000">
      <w:r>
        <w:annotationRef/>
      </w:r>
      <w:r w:rsidRPr="20FFB4CF">
        <w:t xml:space="preserve">Proszę pomyśleć, czy nie zrobić na końcu słowniczka z pojęciami: NAME, TYPE, NaN. Wtedy wprowadzi Pan je raz, a w tekście będzie mniej miejsca zajętego przez powtórzenia. </w:t>
      </w:r>
    </w:p>
  </w:comment>
  <w:comment w:id="47" w:author="Monika Chuchro" w:date="2024-12-27T13:04:00Z" w:initials="MC">
    <w:p w14:paraId="1201F110" w14:textId="33545ADF" w:rsidR="00823C21" w:rsidRDefault="00000000">
      <w:r>
        <w:annotationRef/>
      </w:r>
      <w:r w:rsidRPr="5A44F693">
        <w:t>NaN oznacza Not a number, NAs- not available (brak danych).</w:t>
      </w:r>
    </w:p>
  </w:comment>
  <w:comment w:id="48" w:author="Filip Hałys" w:date="2025-01-04T11:17:00Z" w:initials="FH">
    <w:p w14:paraId="1CD2D1C2" w14:textId="77777777" w:rsidR="00AB4274" w:rsidRDefault="00AB4274" w:rsidP="00AB4274">
      <w:pPr>
        <w:pStyle w:val="Tekstkomentarza"/>
      </w:pPr>
      <w:r>
        <w:rPr>
          <w:rStyle w:val="Odwoaniedokomentarza"/>
        </w:rPr>
        <w:annotationRef/>
      </w:r>
      <w:r>
        <w:t>Czy zmienić to w kodzie i wywołać jeszcze raz metodę żeby na rys. 4.12 było NAs?</w:t>
      </w:r>
    </w:p>
  </w:comment>
  <w:comment w:id="127" w:author="Filip Hałys" w:date="2024-11-20T20:04:00Z" w:initials="FH">
    <w:p w14:paraId="010109CA" w14:textId="4F8753BF" w:rsidR="007E27E4" w:rsidRDefault="007E27E4" w:rsidP="007E27E4">
      <w:pPr>
        <w:pStyle w:val="Tekstkomentarza"/>
      </w:pPr>
      <w:r>
        <w:rPr>
          <w:rStyle w:val="Odwoaniedokomentarza"/>
        </w:rPr>
        <w:annotationRef/>
      </w:r>
      <w:r>
        <w:t xml:space="preserve">Tutaj wrzucę 2,3,4 prostych case study z rozwiązaniem jakiegoś prostego problemu używając pakietu. </w:t>
      </w:r>
    </w:p>
    <w:p w14:paraId="1775CB8F" w14:textId="77777777" w:rsidR="007E27E4" w:rsidRDefault="007E27E4" w:rsidP="007E27E4">
      <w:pPr>
        <w:pStyle w:val="Tekstkomentarza"/>
      </w:pPr>
      <w:r>
        <w:t>NP. które cechy kamieni szlachetnych wpływają najbardziej na ich wagę? Użyję metody check_numeric_data, czegoś z preprocessingu, standaryzacji danych i zbuduję prosty model regresji liniowej do przewidywania danych.</w:t>
      </w:r>
    </w:p>
  </w:comment>
  <w:comment w:id="128" w:author="Monika Chuchro" w:date="2024-12-27T12:15:00Z" w:initials="MC">
    <w:p w14:paraId="5F5A5192" w14:textId="0C7B9A5F" w:rsidR="00823C21" w:rsidRDefault="00000000">
      <w:r>
        <w:annotationRef/>
      </w:r>
      <w:r w:rsidRPr="316AAF7A">
        <w:t>może Pan wykorzystać zbiór diamenty i np. pokazać analizę i modelowanie ceny lub innej zmiennej jakościowej. I drugi przykład z błędami. Ale więcej nie, bo Pana praca jest bardzo obszerna.</w:t>
      </w:r>
    </w:p>
    <w:p w14:paraId="7658F22B" w14:textId="11CCB40C" w:rsidR="00823C21" w:rsidRDefault="00823C21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F019B42" w15:done="0"/>
  <w15:commentEx w15:paraId="6C7F7B7E" w15:paraIdParent="0F019B42" w15:done="0"/>
  <w15:commentEx w15:paraId="24FD2E4C" w15:done="0"/>
  <w15:commentEx w15:paraId="149F7F9E" w15:paraIdParent="24FD2E4C" w15:done="0"/>
  <w15:commentEx w15:paraId="4B57E409" w15:done="0"/>
  <w15:commentEx w15:paraId="1201F110" w15:done="0"/>
  <w15:commentEx w15:paraId="1CD2D1C2" w15:paraIdParent="1201F110" w15:done="0"/>
  <w15:commentEx w15:paraId="1775CB8F" w15:done="0"/>
  <w15:commentEx w15:paraId="7658F22B" w15:paraIdParent="1775CB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34D2FC1" w16cex:dateUtc="2024-11-15T11:12:00Z">
    <w16cex:extLst>
      <w16:ext w16:uri="{CE6994B0-6A32-4C9F-8C6B-6E91EDA988CE}">
        <cr:reactions xmlns:cr="http://schemas.microsoft.com/office/comments/2020/reactions">
          <cr:reaction reactionType="1">
            <cr:reactionInfo dateUtc="2024-11-16T12:36:24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105F6393" w16cex:dateUtc="2024-11-16T12:33:00Z"/>
  <w16cex:commentExtensible w16cex:durableId="2DF6FFC6" w16cex:dateUtc="2024-11-16T15:56:00Z"/>
  <w16cex:commentExtensible w16cex:durableId="35B94995" w16cex:dateUtc="2024-12-27T11:32:00Z"/>
  <w16cex:commentExtensible w16cex:durableId="0C334064" w16cex:dateUtc="2024-12-27T11:55:00Z"/>
  <w16cex:commentExtensible w16cex:durableId="01332CD7" w16cex:dateUtc="2024-12-27T12:04:00Z"/>
  <w16cex:commentExtensible w16cex:durableId="02DE641A" w16cex:dateUtc="2025-01-04T10:17:00Z"/>
  <w16cex:commentExtensible w16cex:durableId="79B035BF" w16cex:dateUtc="2024-11-20T19:04:00Z"/>
  <w16cex:commentExtensible w16cex:durableId="7BC75C60" w16cex:dateUtc="2024-12-27T11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F019B42" w16cid:durableId="334D2FC1"/>
  <w16cid:commentId w16cid:paraId="6C7F7B7E" w16cid:durableId="105F6393"/>
  <w16cid:commentId w16cid:paraId="24FD2E4C" w16cid:durableId="2DF6FFC6"/>
  <w16cid:commentId w16cid:paraId="149F7F9E" w16cid:durableId="35B94995"/>
  <w16cid:commentId w16cid:paraId="4B57E409" w16cid:durableId="0C334064"/>
  <w16cid:commentId w16cid:paraId="1201F110" w16cid:durableId="01332CD7"/>
  <w16cid:commentId w16cid:paraId="1CD2D1C2" w16cid:durableId="02DE641A"/>
  <w16cid:commentId w16cid:paraId="1775CB8F" w16cid:durableId="79B035BF"/>
  <w16cid:commentId w16cid:paraId="7658F22B" w16cid:durableId="7BC75C6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9F92FB" w14:textId="77777777" w:rsidR="00591D00" w:rsidRDefault="00591D00" w:rsidP="004677F7">
      <w:pPr>
        <w:spacing w:after="0" w:line="240" w:lineRule="auto"/>
      </w:pPr>
      <w:r>
        <w:separator/>
      </w:r>
    </w:p>
  </w:endnote>
  <w:endnote w:type="continuationSeparator" w:id="0">
    <w:p w14:paraId="61DF25DD" w14:textId="77777777" w:rsidR="00591D00" w:rsidRDefault="00591D00" w:rsidP="004677F7">
      <w:pPr>
        <w:spacing w:after="0" w:line="240" w:lineRule="auto"/>
      </w:pPr>
      <w:r>
        <w:continuationSeparator/>
      </w:r>
    </w:p>
  </w:endnote>
  <w:endnote w:type="continuationNotice" w:id="1">
    <w:p w14:paraId="0321B3DF" w14:textId="77777777" w:rsidR="00591D00" w:rsidRDefault="00591D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879B2" w14:textId="77777777" w:rsidR="00A3598D" w:rsidRDefault="00A3598D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F0C256B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E8BCB" w14:textId="77777777" w:rsidR="00591D00" w:rsidRDefault="00591D00" w:rsidP="004677F7">
      <w:pPr>
        <w:spacing w:after="0" w:line="240" w:lineRule="auto"/>
      </w:pPr>
      <w:r>
        <w:separator/>
      </w:r>
    </w:p>
  </w:footnote>
  <w:footnote w:type="continuationSeparator" w:id="0">
    <w:p w14:paraId="1C789805" w14:textId="77777777" w:rsidR="00591D00" w:rsidRDefault="00591D00" w:rsidP="004677F7">
      <w:pPr>
        <w:spacing w:after="0" w:line="240" w:lineRule="auto"/>
      </w:pPr>
      <w:r>
        <w:continuationSeparator/>
      </w:r>
    </w:p>
  </w:footnote>
  <w:footnote w:type="continuationNotice" w:id="1">
    <w:p w14:paraId="3A38FF4E" w14:textId="77777777" w:rsidR="00591D00" w:rsidRDefault="00591D0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733E3"/>
    <w:multiLevelType w:val="hybridMultilevel"/>
    <w:tmpl w:val="026AD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2AA0"/>
    <w:multiLevelType w:val="hybridMultilevel"/>
    <w:tmpl w:val="664E3DF4"/>
    <w:lvl w:ilvl="0" w:tplc="EB3C0F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16FA4"/>
    <w:multiLevelType w:val="hybridMultilevel"/>
    <w:tmpl w:val="6FEAC3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2161B"/>
    <w:multiLevelType w:val="hybridMultilevel"/>
    <w:tmpl w:val="9B50B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1180A"/>
    <w:multiLevelType w:val="hybridMultilevel"/>
    <w:tmpl w:val="8C3C5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E48CD"/>
    <w:multiLevelType w:val="hybridMultilevel"/>
    <w:tmpl w:val="4386B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F3E6A"/>
    <w:multiLevelType w:val="hybridMultilevel"/>
    <w:tmpl w:val="43847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2363B"/>
    <w:multiLevelType w:val="multilevel"/>
    <w:tmpl w:val="7538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1264895"/>
    <w:multiLevelType w:val="hybridMultilevel"/>
    <w:tmpl w:val="56661A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443CC"/>
    <w:multiLevelType w:val="hybridMultilevel"/>
    <w:tmpl w:val="7BC47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A7219"/>
    <w:multiLevelType w:val="hybridMultilevel"/>
    <w:tmpl w:val="D9925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E5D67"/>
    <w:multiLevelType w:val="hybridMultilevel"/>
    <w:tmpl w:val="EB0E14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F0447"/>
    <w:multiLevelType w:val="hybridMultilevel"/>
    <w:tmpl w:val="6E1469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73A55"/>
    <w:multiLevelType w:val="hybridMultilevel"/>
    <w:tmpl w:val="3B048D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608F4"/>
    <w:multiLevelType w:val="hybridMultilevel"/>
    <w:tmpl w:val="6F5E0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5701E"/>
    <w:multiLevelType w:val="hybridMultilevel"/>
    <w:tmpl w:val="00E0E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C207FD"/>
    <w:multiLevelType w:val="hybridMultilevel"/>
    <w:tmpl w:val="005066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03146F"/>
    <w:multiLevelType w:val="hybridMultilevel"/>
    <w:tmpl w:val="453ED8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03B6"/>
    <w:multiLevelType w:val="multilevel"/>
    <w:tmpl w:val="2078E31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9" w15:restartNumberingAfterBreak="0">
    <w:nsid w:val="66E36CFC"/>
    <w:multiLevelType w:val="hybridMultilevel"/>
    <w:tmpl w:val="064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481ED4"/>
    <w:multiLevelType w:val="hybridMultilevel"/>
    <w:tmpl w:val="44225F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E3433F"/>
    <w:multiLevelType w:val="hybridMultilevel"/>
    <w:tmpl w:val="0D583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7D35A1"/>
    <w:multiLevelType w:val="hybridMultilevel"/>
    <w:tmpl w:val="3446A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AA514C"/>
    <w:multiLevelType w:val="multilevel"/>
    <w:tmpl w:val="5CA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AFF6E6D"/>
    <w:multiLevelType w:val="hybridMultilevel"/>
    <w:tmpl w:val="2FD0C5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854888">
    <w:abstractNumId w:val="12"/>
  </w:num>
  <w:num w:numId="2" w16cid:durableId="870993867">
    <w:abstractNumId w:val="7"/>
  </w:num>
  <w:num w:numId="3" w16cid:durableId="11690822">
    <w:abstractNumId w:val="4"/>
  </w:num>
  <w:num w:numId="4" w16cid:durableId="1167327649">
    <w:abstractNumId w:val="20"/>
  </w:num>
  <w:num w:numId="5" w16cid:durableId="1693801857">
    <w:abstractNumId w:val="23"/>
  </w:num>
  <w:num w:numId="6" w16cid:durableId="1639189233">
    <w:abstractNumId w:val="1"/>
  </w:num>
  <w:num w:numId="7" w16cid:durableId="410128957">
    <w:abstractNumId w:val="18"/>
  </w:num>
  <w:num w:numId="8" w16cid:durableId="892697507">
    <w:abstractNumId w:val="22"/>
  </w:num>
  <w:num w:numId="9" w16cid:durableId="1211846238">
    <w:abstractNumId w:val="6"/>
  </w:num>
  <w:num w:numId="10" w16cid:durableId="1646426588">
    <w:abstractNumId w:val="11"/>
  </w:num>
  <w:num w:numId="11" w16cid:durableId="680275462">
    <w:abstractNumId w:val="13"/>
  </w:num>
  <w:num w:numId="12" w16cid:durableId="1438212942">
    <w:abstractNumId w:val="0"/>
  </w:num>
  <w:num w:numId="13" w16cid:durableId="1032461103">
    <w:abstractNumId w:val="19"/>
  </w:num>
  <w:num w:numId="14" w16cid:durableId="1076703950">
    <w:abstractNumId w:val="8"/>
  </w:num>
  <w:num w:numId="15" w16cid:durableId="1957056660">
    <w:abstractNumId w:val="3"/>
  </w:num>
  <w:num w:numId="16" w16cid:durableId="2016496383">
    <w:abstractNumId w:val="14"/>
  </w:num>
  <w:num w:numId="17" w16cid:durableId="1184175671">
    <w:abstractNumId w:val="21"/>
  </w:num>
  <w:num w:numId="18" w16cid:durableId="1668946409">
    <w:abstractNumId w:val="10"/>
  </w:num>
  <w:num w:numId="19" w16cid:durableId="1173691557">
    <w:abstractNumId w:val="2"/>
  </w:num>
  <w:num w:numId="20" w16cid:durableId="1605920561">
    <w:abstractNumId w:val="5"/>
  </w:num>
  <w:num w:numId="21" w16cid:durableId="2124373424">
    <w:abstractNumId w:val="24"/>
  </w:num>
  <w:num w:numId="22" w16cid:durableId="448204242">
    <w:abstractNumId w:val="16"/>
  </w:num>
  <w:num w:numId="23" w16cid:durableId="184251665">
    <w:abstractNumId w:val="17"/>
  </w:num>
  <w:num w:numId="24" w16cid:durableId="2076313354">
    <w:abstractNumId w:val="9"/>
  </w:num>
  <w:num w:numId="25" w16cid:durableId="1388187610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onika Chuchro">
    <w15:presenceInfo w15:providerId="AD" w15:userId="S::chuchro@agh.edu.pl::79e60bc8-1bb2-4397-a629-d4d66f85005e"/>
  </w15:person>
  <w15:person w15:author="Filip Hałys">
    <w15:presenceInfo w15:providerId="AD" w15:userId="S::filiphalys@student.agh.edu.pl::8821b1af-13ea-4602-a7ef-1652d227c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4DC6"/>
    <w:rsid w:val="00005BA8"/>
    <w:rsid w:val="00007703"/>
    <w:rsid w:val="000122D0"/>
    <w:rsid w:val="00015202"/>
    <w:rsid w:val="00017421"/>
    <w:rsid w:val="000205EC"/>
    <w:rsid w:val="00021555"/>
    <w:rsid w:val="0002232C"/>
    <w:rsid w:val="00022645"/>
    <w:rsid w:val="00023BF8"/>
    <w:rsid w:val="000250C0"/>
    <w:rsid w:val="000272D6"/>
    <w:rsid w:val="0003064C"/>
    <w:rsid w:val="000341AE"/>
    <w:rsid w:val="0003606C"/>
    <w:rsid w:val="000410DB"/>
    <w:rsid w:val="000412EA"/>
    <w:rsid w:val="000458A1"/>
    <w:rsid w:val="000473F2"/>
    <w:rsid w:val="000478FE"/>
    <w:rsid w:val="000566E8"/>
    <w:rsid w:val="00060ED7"/>
    <w:rsid w:val="0006115E"/>
    <w:rsid w:val="0006249D"/>
    <w:rsid w:val="000636F4"/>
    <w:rsid w:val="0006482B"/>
    <w:rsid w:val="0006597A"/>
    <w:rsid w:val="0006688F"/>
    <w:rsid w:val="000714C6"/>
    <w:rsid w:val="00074B8B"/>
    <w:rsid w:val="0007617F"/>
    <w:rsid w:val="0007631D"/>
    <w:rsid w:val="00077518"/>
    <w:rsid w:val="0008244F"/>
    <w:rsid w:val="000829D2"/>
    <w:rsid w:val="00082C1B"/>
    <w:rsid w:val="00082EA2"/>
    <w:rsid w:val="00085D5E"/>
    <w:rsid w:val="00087923"/>
    <w:rsid w:val="0009140D"/>
    <w:rsid w:val="00093254"/>
    <w:rsid w:val="000A3147"/>
    <w:rsid w:val="000A5093"/>
    <w:rsid w:val="000A63E6"/>
    <w:rsid w:val="000A6F41"/>
    <w:rsid w:val="000B2426"/>
    <w:rsid w:val="000B30E5"/>
    <w:rsid w:val="000B70E5"/>
    <w:rsid w:val="000C072B"/>
    <w:rsid w:val="000C330A"/>
    <w:rsid w:val="000D1F6D"/>
    <w:rsid w:val="000D7360"/>
    <w:rsid w:val="000E2DA0"/>
    <w:rsid w:val="000E7FF2"/>
    <w:rsid w:val="000F24A9"/>
    <w:rsid w:val="000F56EB"/>
    <w:rsid w:val="000F5E5D"/>
    <w:rsid w:val="000F714F"/>
    <w:rsid w:val="00101C54"/>
    <w:rsid w:val="00102C1E"/>
    <w:rsid w:val="00103634"/>
    <w:rsid w:val="001052D8"/>
    <w:rsid w:val="001053DC"/>
    <w:rsid w:val="00106D94"/>
    <w:rsid w:val="00107494"/>
    <w:rsid w:val="00107DFD"/>
    <w:rsid w:val="001110DD"/>
    <w:rsid w:val="00111E11"/>
    <w:rsid w:val="00111EC9"/>
    <w:rsid w:val="00115964"/>
    <w:rsid w:val="001169F9"/>
    <w:rsid w:val="0012272E"/>
    <w:rsid w:val="00123285"/>
    <w:rsid w:val="00123FE6"/>
    <w:rsid w:val="00124C2C"/>
    <w:rsid w:val="00125543"/>
    <w:rsid w:val="00125C77"/>
    <w:rsid w:val="001302A3"/>
    <w:rsid w:val="001303B9"/>
    <w:rsid w:val="001313DD"/>
    <w:rsid w:val="00132463"/>
    <w:rsid w:val="00132EED"/>
    <w:rsid w:val="001352A7"/>
    <w:rsid w:val="001365DA"/>
    <w:rsid w:val="00136C50"/>
    <w:rsid w:val="0014078A"/>
    <w:rsid w:val="00143C0C"/>
    <w:rsid w:val="00144B6B"/>
    <w:rsid w:val="00147686"/>
    <w:rsid w:val="00152019"/>
    <w:rsid w:val="00153913"/>
    <w:rsid w:val="00153AE5"/>
    <w:rsid w:val="00154C61"/>
    <w:rsid w:val="00154C89"/>
    <w:rsid w:val="001600A4"/>
    <w:rsid w:val="00161EE1"/>
    <w:rsid w:val="001670AF"/>
    <w:rsid w:val="00171DCC"/>
    <w:rsid w:val="00172322"/>
    <w:rsid w:val="00172B91"/>
    <w:rsid w:val="001774A0"/>
    <w:rsid w:val="00183452"/>
    <w:rsid w:val="00184ADF"/>
    <w:rsid w:val="00184BAB"/>
    <w:rsid w:val="00190465"/>
    <w:rsid w:val="00190BCB"/>
    <w:rsid w:val="001935E1"/>
    <w:rsid w:val="001948D4"/>
    <w:rsid w:val="00195AF1"/>
    <w:rsid w:val="00196A4F"/>
    <w:rsid w:val="0019778A"/>
    <w:rsid w:val="00197B58"/>
    <w:rsid w:val="001A1A1E"/>
    <w:rsid w:val="001A214B"/>
    <w:rsid w:val="001A230B"/>
    <w:rsid w:val="001A2B11"/>
    <w:rsid w:val="001A3339"/>
    <w:rsid w:val="001B0507"/>
    <w:rsid w:val="001B1D30"/>
    <w:rsid w:val="001B2E0B"/>
    <w:rsid w:val="001B3E61"/>
    <w:rsid w:val="001B724C"/>
    <w:rsid w:val="001C2673"/>
    <w:rsid w:val="001C3A19"/>
    <w:rsid w:val="001C5DA9"/>
    <w:rsid w:val="001D1D0E"/>
    <w:rsid w:val="001D258B"/>
    <w:rsid w:val="001D3B38"/>
    <w:rsid w:val="001D63F1"/>
    <w:rsid w:val="001D6DED"/>
    <w:rsid w:val="001D7C69"/>
    <w:rsid w:val="001E04B3"/>
    <w:rsid w:val="001E3ED9"/>
    <w:rsid w:val="001E4CA8"/>
    <w:rsid w:val="001E58E7"/>
    <w:rsid w:val="001F0965"/>
    <w:rsid w:val="001F164A"/>
    <w:rsid w:val="001F206B"/>
    <w:rsid w:val="001F301F"/>
    <w:rsid w:val="001F3875"/>
    <w:rsid w:val="001F773D"/>
    <w:rsid w:val="002003E2"/>
    <w:rsid w:val="00200911"/>
    <w:rsid w:val="00201658"/>
    <w:rsid w:val="002055EC"/>
    <w:rsid w:val="00205953"/>
    <w:rsid w:val="0020690C"/>
    <w:rsid w:val="00206B33"/>
    <w:rsid w:val="0021067D"/>
    <w:rsid w:val="002106AD"/>
    <w:rsid w:val="00211265"/>
    <w:rsid w:val="002224C8"/>
    <w:rsid w:val="0022472E"/>
    <w:rsid w:val="002263E7"/>
    <w:rsid w:val="00230475"/>
    <w:rsid w:val="002305EC"/>
    <w:rsid w:val="00240411"/>
    <w:rsid w:val="00241F42"/>
    <w:rsid w:val="0024236E"/>
    <w:rsid w:val="002539E3"/>
    <w:rsid w:val="00254D5C"/>
    <w:rsid w:val="00257C4E"/>
    <w:rsid w:val="00257DC1"/>
    <w:rsid w:val="00260D25"/>
    <w:rsid w:val="00266630"/>
    <w:rsid w:val="0027380D"/>
    <w:rsid w:val="00273D92"/>
    <w:rsid w:val="002757F5"/>
    <w:rsid w:val="00277DBA"/>
    <w:rsid w:val="002838E1"/>
    <w:rsid w:val="00285C0A"/>
    <w:rsid w:val="002864A9"/>
    <w:rsid w:val="002902E3"/>
    <w:rsid w:val="00290351"/>
    <w:rsid w:val="002A1338"/>
    <w:rsid w:val="002A4491"/>
    <w:rsid w:val="002A6DD7"/>
    <w:rsid w:val="002B519E"/>
    <w:rsid w:val="002C16EB"/>
    <w:rsid w:val="002C1F9D"/>
    <w:rsid w:val="002C20EF"/>
    <w:rsid w:val="002C6B3F"/>
    <w:rsid w:val="002D1B0F"/>
    <w:rsid w:val="002D545D"/>
    <w:rsid w:val="002E1E28"/>
    <w:rsid w:val="002F08D0"/>
    <w:rsid w:val="002F0A06"/>
    <w:rsid w:val="002F4886"/>
    <w:rsid w:val="002F7A7B"/>
    <w:rsid w:val="00303D9C"/>
    <w:rsid w:val="00304BB6"/>
    <w:rsid w:val="0030508C"/>
    <w:rsid w:val="00305B38"/>
    <w:rsid w:val="0031138A"/>
    <w:rsid w:val="00313532"/>
    <w:rsid w:val="00325A64"/>
    <w:rsid w:val="0032749C"/>
    <w:rsid w:val="003306E0"/>
    <w:rsid w:val="00330993"/>
    <w:rsid w:val="003313A0"/>
    <w:rsid w:val="00332301"/>
    <w:rsid w:val="00332E92"/>
    <w:rsid w:val="003372F8"/>
    <w:rsid w:val="003407EF"/>
    <w:rsid w:val="00341339"/>
    <w:rsid w:val="00341FD8"/>
    <w:rsid w:val="00342A42"/>
    <w:rsid w:val="003441C2"/>
    <w:rsid w:val="003446B3"/>
    <w:rsid w:val="00346B74"/>
    <w:rsid w:val="003517C5"/>
    <w:rsid w:val="00354489"/>
    <w:rsid w:val="00364743"/>
    <w:rsid w:val="00370FBF"/>
    <w:rsid w:val="00372EFD"/>
    <w:rsid w:val="003768F6"/>
    <w:rsid w:val="00377A9A"/>
    <w:rsid w:val="00381365"/>
    <w:rsid w:val="00381CDD"/>
    <w:rsid w:val="00381DFE"/>
    <w:rsid w:val="00387284"/>
    <w:rsid w:val="00390CCB"/>
    <w:rsid w:val="00391D95"/>
    <w:rsid w:val="00394C3B"/>
    <w:rsid w:val="00396029"/>
    <w:rsid w:val="003A04C6"/>
    <w:rsid w:val="003A1D27"/>
    <w:rsid w:val="003A1D39"/>
    <w:rsid w:val="003A2182"/>
    <w:rsid w:val="003A2FCC"/>
    <w:rsid w:val="003A5292"/>
    <w:rsid w:val="003A5CA6"/>
    <w:rsid w:val="003A7533"/>
    <w:rsid w:val="003B3A3A"/>
    <w:rsid w:val="003B4271"/>
    <w:rsid w:val="003B4462"/>
    <w:rsid w:val="003B6EEF"/>
    <w:rsid w:val="003C4069"/>
    <w:rsid w:val="003C4194"/>
    <w:rsid w:val="003C44B5"/>
    <w:rsid w:val="003D15D2"/>
    <w:rsid w:val="003D367F"/>
    <w:rsid w:val="003D5CA9"/>
    <w:rsid w:val="003D7F6E"/>
    <w:rsid w:val="003E4616"/>
    <w:rsid w:val="003E5AC9"/>
    <w:rsid w:val="003F1292"/>
    <w:rsid w:val="003F19FA"/>
    <w:rsid w:val="003F3DB0"/>
    <w:rsid w:val="003F3E3C"/>
    <w:rsid w:val="00406063"/>
    <w:rsid w:val="00406FC3"/>
    <w:rsid w:val="004146DC"/>
    <w:rsid w:val="004160A7"/>
    <w:rsid w:val="004175B1"/>
    <w:rsid w:val="004201A4"/>
    <w:rsid w:val="00420EEF"/>
    <w:rsid w:val="004214FB"/>
    <w:rsid w:val="00421C75"/>
    <w:rsid w:val="00421D45"/>
    <w:rsid w:val="004222D5"/>
    <w:rsid w:val="00422E3F"/>
    <w:rsid w:val="00423448"/>
    <w:rsid w:val="00424FC3"/>
    <w:rsid w:val="00434794"/>
    <w:rsid w:val="0043497C"/>
    <w:rsid w:val="00434D4B"/>
    <w:rsid w:val="0043525E"/>
    <w:rsid w:val="00440947"/>
    <w:rsid w:val="00440D32"/>
    <w:rsid w:val="0044354D"/>
    <w:rsid w:val="00445506"/>
    <w:rsid w:val="004506FD"/>
    <w:rsid w:val="00456C7A"/>
    <w:rsid w:val="004639FD"/>
    <w:rsid w:val="004658BF"/>
    <w:rsid w:val="00466E62"/>
    <w:rsid w:val="004677F7"/>
    <w:rsid w:val="00472BEF"/>
    <w:rsid w:val="004737DB"/>
    <w:rsid w:val="00473BE1"/>
    <w:rsid w:val="00474A67"/>
    <w:rsid w:val="00476052"/>
    <w:rsid w:val="004772DD"/>
    <w:rsid w:val="0047745A"/>
    <w:rsid w:val="004823D6"/>
    <w:rsid w:val="0048254B"/>
    <w:rsid w:val="0048268B"/>
    <w:rsid w:val="004836E4"/>
    <w:rsid w:val="004843FC"/>
    <w:rsid w:val="00486179"/>
    <w:rsid w:val="00486843"/>
    <w:rsid w:val="00490AD3"/>
    <w:rsid w:val="0049131D"/>
    <w:rsid w:val="0049556F"/>
    <w:rsid w:val="0049584D"/>
    <w:rsid w:val="00496439"/>
    <w:rsid w:val="004965CF"/>
    <w:rsid w:val="00496AB9"/>
    <w:rsid w:val="004A0B34"/>
    <w:rsid w:val="004A550A"/>
    <w:rsid w:val="004A5C4F"/>
    <w:rsid w:val="004B0177"/>
    <w:rsid w:val="004B4818"/>
    <w:rsid w:val="004C0B5A"/>
    <w:rsid w:val="004C2F1E"/>
    <w:rsid w:val="004C50AE"/>
    <w:rsid w:val="004D089C"/>
    <w:rsid w:val="004D0E93"/>
    <w:rsid w:val="004D2DB3"/>
    <w:rsid w:val="004D3313"/>
    <w:rsid w:val="004D50EF"/>
    <w:rsid w:val="004D5CC0"/>
    <w:rsid w:val="004E11D9"/>
    <w:rsid w:val="004E1B4C"/>
    <w:rsid w:val="004E24FC"/>
    <w:rsid w:val="004E2B56"/>
    <w:rsid w:val="004E3308"/>
    <w:rsid w:val="004E4659"/>
    <w:rsid w:val="004F032B"/>
    <w:rsid w:val="004F1848"/>
    <w:rsid w:val="004F1F27"/>
    <w:rsid w:val="004F5295"/>
    <w:rsid w:val="004F65AF"/>
    <w:rsid w:val="004F7E58"/>
    <w:rsid w:val="00500815"/>
    <w:rsid w:val="00501C9E"/>
    <w:rsid w:val="00505EA4"/>
    <w:rsid w:val="00506512"/>
    <w:rsid w:val="00507EC1"/>
    <w:rsid w:val="00514263"/>
    <w:rsid w:val="0051433A"/>
    <w:rsid w:val="00520846"/>
    <w:rsid w:val="00527269"/>
    <w:rsid w:val="00530383"/>
    <w:rsid w:val="00530A83"/>
    <w:rsid w:val="00531650"/>
    <w:rsid w:val="005350AF"/>
    <w:rsid w:val="005375FD"/>
    <w:rsid w:val="005408BC"/>
    <w:rsid w:val="00542F25"/>
    <w:rsid w:val="0054330D"/>
    <w:rsid w:val="00544045"/>
    <w:rsid w:val="005447AB"/>
    <w:rsid w:val="00547F75"/>
    <w:rsid w:val="0055299D"/>
    <w:rsid w:val="00552DD2"/>
    <w:rsid w:val="0055458E"/>
    <w:rsid w:val="0055460D"/>
    <w:rsid w:val="00555E0B"/>
    <w:rsid w:val="005566A0"/>
    <w:rsid w:val="00557C2D"/>
    <w:rsid w:val="00560508"/>
    <w:rsid w:val="00560A0C"/>
    <w:rsid w:val="0056402E"/>
    <w:rsid w:val="005673EE"/>
    <w:rsid w:val="00570714"/>
    <w:rsid w:val="00571BEE"/>
    <w:rsid w:val="0057204F"/>
    <w:rsid w:val="0057271B"/>
    <w:rsid w:val="00574141"/>
    <w:rsid w:val="00574A05"/>
    <w:rsid w:val="005753B9"/>
    <w:rsid w:val="00576F1E"/>
    <w:rsid w:val="00583DA5"/>
    <w:rsid w:val="0058516A"/>
    <w:rsid w:val="00587831"/>
    <w:rsid w:val="00591D00"/>
    <w:rsid w:val="00592354"/>
    <w:rsid w:val="00593A9B"/>
    <w:rsid w:val="00595BAA"/>
    <w:rsid w:val="005A3C8F"/>
    <w:rsid w:val="005B01C5"/>
    <w:rsid w:val="005B1018"/>
    <w:rsid w:val="005B2B06"/>
    <w:rsid w:val="005B2B2D"/>
    <w:rsid w:val="005B5AD4"/>
    <w:rsid w:val="005B64AD"/>
    <w:rsid w:val="005C1FF1"/>
    <w:rsid w:val="005C26A6"/>
    <w:rsid w:val="005D152C"/>
    <w:rsid w:val="005D19EC"/>
    <w:rsid w:val="005D22C2"/>
    <w:rsid w:val="005D70BE"/>
    <w:rsid w:val="005E212B"/>
    <w:rsid w:val="005E330F"/>
    <w:rsid w:val="005E43AE"/>
    <w:rsid w:val="005E57FE"/>
    <w:rsid w:val="005F1C1F"/>
    <w:rsid w:val="005F5B31"/>
    <w:rsid w:val="005F6D1C"/>
    <w:rsid w:val="0060146C"/>
    <w:rsid w:val="0060240C"/>
    <w:rsid w:val="00603FD4"/>
    <w:rsid w:val="00604576"/>
    <w:rsid w:val="00606F1A"/>
    <w:rsid w:val="006107E4"/>
    <w:rsid w:val="0061429D"/>
    <w:rsid w:val="006150A5"/>
    <w:rsid w:val="006174DF"/>
    <w:rsid w:val="006175C8"/>
    <w:rsid w:val="006222DD"/>
    <w:rsid w:val="00623987"/>
    <w:rsid w:val="00623D49"/>
    <w:rsid w:val="00627CB5"/>
    <w:rsid w:val="006325D1"/>
    <w:rsid w:val="00634379"/>
    <w:rsid w:val="00635602"/>
    <w:rsid w:val="006364C6"/>
    <w:rsid w:val="00636B06"/>
    <w:rsid w:val="00637BDC"/>
    <w:rsid w:val="006404F9"/>
    <w:rsid w:val="00646F87"/>
    <w:rsid w:val="00647956"/>
    <w:rsid w:val="00652A78"/>
    <w:rsid w:val="00653011"/>
    <w:rsid w:val="006560EF"/>
    <w:rsid w:val="006637BF"/>
    <w:rsid w:val="00664C47"/>
    <w:rsid w:val="00667174"/>
    <w:rsid w:val="00667911"/>
    <w:rsid w:val="0067024A"/>
    <w:rsid w:val="00670F46"/>
    <w:rsid w:val="006726AB"/>
    <w:rsid w:val="00674043"/>
    <w:rsid w:val="006750F8"/>
    <w:rsid w:val="00682930"/>
    <w:rsid w:val="00682D3B"/>
    <w:rsid w:val="00684A96"/>
    <w:rsid w:val="00684C67"/>
    <w:rsid w:val="00685B83"/>
    <w:rsid w:val="00687517"/>
    <w:rsid w:val="0069143D"/>
    <w:rsid w:val="00692C51"/>
    <w:rsid w:val="00693484"/>
    <w:rsid w:val="00693717"/>
    <w:rsid w:val="006938B1"/>
    <w:rsid w:val="00697EE9"/>
    <w:rsid w:val="006A036A"/>
    <w:rsid w:val="006A1B40"/>
    <w:rsid w:val="006A1E7E"/>
    <w:rsid w:val="006A531C"/>
    <w:rsid w:val="006A7187"/>
    <w:rsid w:val="006A7EC9"/>
    <w:rsid w:val="006B033A"/>
    <w:rsid w:val="006B318E"/>
    <w:rsid w:val="006B601F"/>
    <w:rsid w:val="006C3100"/>
    <w:rsid w:val="006C52F1"/>
    <w:rsid w:val="006C6189"/>
    <w:rsid w:val="006C6A5C"/>
    <w:rsid w:val="006C751E"/>
    <w:rsid w:val="006C7BF2"/>
    <w:rsid w:val="006D10A8"/>
    <w:rsid w:val="006D3FDA"/>
    <w:rsid w:val="006D409D"/>
    <w:rsid w:val="006D7CB0"/>
    <w:rsid w:val="006D7F3F"/>
    <w:rsid w:val="006E0B47"/>
    <w:rsid w:val="006E2C8D"/>
    <w:rsid w:val="006E5902"/>
    <w:rsid w:val="006E6A1B"/>
    <w:rsid w:val="006E7889"/>
    <w:rsid w:val="006F0361"/>
    <w:rsid w:val="006F0534"/>
    <w:rsid w:val="006F1195"/>
    <w:rsid w:val="006F2C87"/>
    <w:rsid w:val="006F55B6"/>
    <w:rsid w:val="006F6E9A"/>
    <w:rsid w:val="007025A9"/>
    <w:rsid w:val="007057D3"/>
    <w:rsid w:val="00706B4A"/>
    <w:rsid w:val="00710707"/>
    <w:rsid w:val="007153B2"/>
    <w:rsid w:val="0071577D"/>
    <w:rsid w:val="0072420F"/>
    <w:rsid w:val="00725199"/>
    <w:rsid w:val="00726833"/>
    <w:rsid w:val="007315CD"/>
    <w:rsid w:val="007342EB"/>
    <w:rsid w:val="00741550"/>
    <w:rsid w:val="00741FE6"/>
    <w:rsid w:val="00743E20"/>
    <w:rsid w:val="00745A39"/>
    <w:rsid w:val="00746343"/>
    <w:rsid w:val="007542BF"/>
    <w:rsid w:val="00755627"/>
    <w:rsid w:val="007638E0"/>
    <w:rsid w:val="00766085"/>
    <w:rsid w:val="00771CD3"/>
    <w:rsid w:val="007746E7"/>
    <w:rsid w:val="00775034"/>
    <w:rsid w:val="00780B09"/>
    <w:rsid w:val="00781E76"/>
    <w:rsid w:val="00782882"/>
    <w:rsid w:val="00784754"/>
    <w:rsid w:val="007944C9"/>
    <w:rsid w:val="00795B53"/>
    <w:rsid w:val="007A24BC"/>
    <w:rsid w:val="007A2F98"/>
    <w:rsid w:val="007A3B08"/>
    <w:rsid w:val="007B09B7"/>
    <w:rsid w:val="007B25AC"/>
    <w:rsid w:val="007B2F3C"/>
    <w:rsid w:val="007B3A78"/>
    <w:rsid w:val="007B46A3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7A15"/>
    <w:rsid w:val="007D2AB6"/>
    <w:rsid w:val="007D61CF"/>
    <w:rsid w:val="007D771A"/>
    <w:rsid w:val="007E051A"/>
    <w:rsid w:val="007E27E4"/>
    <w:rsid w:val="007E2DB6"/>
    <w:rsid w:val="007F4FDB"/>
    <w:rsid w:val="00804546"/>
    <w:rsid w:val="00804B7E"/>
    <w:rsid w:val="00805F95"/>
    <w:rsid w:val="00807773"/>
    <w:rsid w:val="00810FC5"/>
    <w:rsid w:val="00812BAA"/>
    <w:rsid w:val="00813D65"/>
    <w:rsid w:val="0081467B"/>
    <w:rsid w:val="00815DEA"/>
    <w:rsid w:val="00815E14"/>
    <w:rsid w:val="00816E0F"/>
    <w:rsid w:val="00817598"/>
    <w:rsid w:val="00823C21"/>
    <w:rsid w:val="00830002"/>
    <w:rsid w:val="008301AF"/>
    <w:rsid w:val="00831450"/>
    <w:rsid w:val="00832626"/>
    <w:rsid w:val="00834199"/>
    <w:rsid w:val="00837822"/>
    <w:rsid w:val="00840FD5"/>
    <w:rsid w:val="008419C9"/>
    <w:rsid w:val="00842620"/>
    <w:rsid w:val="00843CA7"/>
    <w:rsid w:val="00844B2F"/>
    <w:rsid w:val="00850891"/>
    <w:rsid w:val="00851033"/>
    <w:rsid w:val="00851B0B"/>
    <w:rsid w:val="00854455"/>
    <w:rsid w:val="008571CF"/>
    <w:rsid w:val="00857A4E"/>
    <w:rsid w:val="00857CA6"/>
    <w:rsid w:val="00861432"/>
    <w:rsid w:val="008614AC"/>
    <w:rsid w:val="0086183A"/>
    <w:rsid w:val="008725E2"/>
    <w:rsid w:val="00872D56"/>
    <w:rsid w:val="008738F4"/>
    <w:rsid w:val="008766CE"/>
    <w:rsid w:val="0087C407"/>
    <w:rsid w:val="008817C3"/>
    <w:rsid w:val="00881EF9"/>
    <w:rsid w:val="0088277C"/>
    <w:rsid w:val="00886B2D"/>
    <w:rsid w:val="0089009B"/>
    <w:rsid w:val="00891F74"/>
    <w:rsid w:val="00893825"/>
    <w:rsid w:val="00893BC7"/>
    <w:rsid w:val="008965CF"/>
    <w:rsid w:val="00897DBA"/>
    <w:rsid w:val="008A01A5"/>
    <w:rsid w:val="008A1E5B"/>
    <w:rsid w:val="008A3F7B"/>
    <w:rsid w:val="008B4E0E"/>
    <w:rsid w:val="008B6B23"/>
    <w:rsid w:val="008C0B31"/>
    <w:rsid w:val="008C220F"/>
    <w:rsid w:val="008C3205"/>
    <w:rsid w:val="008C69D4"/>
    <w:rsid w:val="008C72F4"/>
    <w:rsid w:val="008D17AA"/>
    <w:rsid w:val="008D4F9A"/>
    <w:rsid w:val="008D513F"/>
    <w:rsid w:val="008D6117"/>
    <w:rsid w:val="008D68E0"/>
    <w:rsid w:val="008E32B6"/>
    <w:rsid w:val="008E372B"/>
    <w:rsid w:val="008E56C5"/>
    <w:rsid w:val="008E671F"/>
    <w:rsid w:val="008F01CA"/>
    <w:rsid w:val="008F1322"/>
    <w:rsid w:val="008F1D34"/>
    <w:rsid w:val="008F1F39"/>
    <w:rsid w:val="008F6C9B"/>
    <w:rsid w:val="008F77EA"/>
    <w:rsid w:val="008F7800"/>
    <w:rsid w:val="00902EC2"/>
    <w:rsid w:val="00904321"/>
    <w:rsid w:val="009129D7"/>
    <w:rsid w:val="009131F7"/>
    <w:rsid w:val="0091599B"/>
    <w:rsid w:val="00917827"/>
    <w:rsid w:val="0092409F"/>
    <w:rsid w:val="00925D9A"/>
    <w:rsid w:val="009260BA"/>
    <w:rsid w:val="00927257"/>
    <w:rsid w:val="00930B56"/>
    <w:rsid w:val="00931862"/>
    <w:rsid w:val="00931E74"/>
    <w:rsid w:val="0093580F"/>
    <w:rsid w:val="00946088"/>
    <w:rsid w:val="009515BF"/>
    <w:rsid w:val="00952B83"/>
    <w:rsid w:val="0095431C"/>
    <w:rsid w:val="00955856"/>
    <w:rsid w:val="00956F5E"/>
    <w:rsid w:val="00963D49"/>
    <w:rsid w:val="009648E7"/>
    <w:rsid w:val="00964E57"/>
    <w:rsid w:val="009655CD"/>
    <w:rsid w:val="009714F4"/>
    <w:rsid w:val="00982925"/>
    <w:rsid w:val="00985761"/>
    <w:rsid w:val="009869DD"/>
    <w:rsid w:val="009911F2"/>
    <w:rsid w:val="009918EA"/>
    <w:rsid w:val="00992BEC"/>
    <w:rsid w:val="0099320D"/>
    <w:rsid w:val="009958C3"/>
    <w:rsid w:val="009961CA"/>
    <w:rsid w:val="009A0A28"/>
    <w:rsid w:val="009A14E4"/>
    <w:rsid w:val="009A2A82"/>
    <w:rsid w:val="009A63B4"/>
    <w:rsid w:val="009B1889"/>
    <w:rsid w:val="009B1AC9"/>
    <w:rsid w:val="009B7364"/>
    <w:rsid w:val="009C11A8"/>
    <w:rsid w:val="009C4D29"/>
    <w:rsid w:val="009C78FC"/>
    <w:rsid w:val="009D1C26"/>
    <w:rsid w:val="009E15B7"/>
    <w:rsid w:val="009E27D8"/>
    <w:rsid w:val="009E3297"/>
    <w:rsid w:val="009F0961"/>
    <w:rsid w:val="009F425C"/>
    <w:rsid w:val="009F425F"/>
    <w:rsid w:val="009F4C38"/>
    <w:rsid w:val="009F5FAD"/>
    <w:rsid w:val="009F780C"/>
    <w:rsid w:val="00A062CE"/>
    <w:rsid w:val="00A069B3"/>
    <w:rsid w:val="00A070B7"/>
    <w:rsid w:val="00A07DFF"/>
    <w:rsid w:val="00A1299C"/>
    <w:rsid w:val="00A12FF8"/>
    <w:rsid w:val="00A136DB"/>
    <w:rsid w:val="00A21224"/>
    <w:rsid w:val="00A212DD"/>
    <w:rsid w:val="00A2160C"/>
    <w:rsid w:val="00A22E62"/>
    <w:rsid w:val="00A2717B"/>
    <w:rsid w:val="00A34C83"/>
    <w:rsid w:val="00A3598D"/>
    <w:rsid w:val="00A35B3E"/>
    <w:rsid w:val="00A3696E"/>
    <w:rsid w:val="00A43CD0"/>
    <w:rsid w:val="00A45364"/>
    <w:rsid w:val="00A46544"/>
    <w:rsid w:val="00A50FE0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D0B"/>
    <w:rsid w:val="00A725B2"/>
    <w:rsid w:val="00A75577"/>
    <w:rsid w:val="00A772D9"/>
    <w:rsid w:val="00A8369A"/>
    <w:rsid w:val="00A91056"/>
    <w:rsid w:val="00A93161"/>
    <w:rsid w:val="00A94441"/>
    <w:rsid w:val="00A94EBB"/>
    <w:rsid w:val="00A97A93"/>
    <w:rsid w:val="00AA106F"/>
    <w:rsid w:val="00AB20B5"/>
    <w:rsid w:val="00AB4274"/>
    <w:rsid w:val="00AC09E7"/>
    <w:rsid w:val="00AC1737"/>
    <w:rsid w:val="00AC1CDD"/>
    <w:rsid w:val="00AD58E6"/>
    <w:rsid w:val="00AD77DC"/>
    <w:rsid w:val="00AE1C8A"/>
    <w:rsid w:val="00AE2F1A"/>
    <w:rsid w:val="00AE479C"/>
    <w:rsid w:val="00AE4E23"/>
    <w:rsid w:val="00AE6CE9"/>
    <w:rsid w:val="00AF25E6"/>
    <w:rsid w:val="00AF66FC"/>
    <w:rsid w:val="00AF7518"/>
    <w:rsid w:val="00B00B67"/>
    <w:rsid w:val="00B02FB6"/>
    <w:rsid w:val="00B054FE"/>
    <w:rsid w:val="00B06736"/>
    <w:rsid w:val="00B20C02"/>
    <w:rsid w:val="00B22C2F"/>
    <w:rsid w:val="00B23531"/>
    <w:rsid w:val="00B26066"/>
    <w:rsid w:val="00B2709E"/>
    <w:rsid w:val="00B30797"/>
    <w:rsid w:val="00B30E1D"/>
    <w:rsid w:val="00B31A22"/>
    <w:rsid w:val="00B33920"/>
    <w:rsid w:val="00B339E0"/>
    <w:rsid w:val="00B33A0E"/>
    <w:rsid w:val="00B4190F"/>
    <w:rsid w:val="00B42D3D"/>
    <w:rsid w:val="00B43DDF"/>
    <w:rsid w:val="00B4591C"/>
    <w:rsid w:val="00B47B29"/>
    <w:rsid w:val="00B54243"/>
    <w:rsid w:val="00B54BCF"/>
    <w:rsid w:val="00B62523"/>
    <w:rsid w:val="00B652D3"/>
    <w:rsid w:val="00B7303D"/>
    <w:rsid w:val="00B73764"/>
    <w:rsid w:val="00B806FF"/>
    <w:rsid w:val="00B816C9"/>
    <w:rsid w:val="00B83829"/>
    <w:rsid w:val="00B83C0F"/>
    <w:rsid w:val="00B840CF"/>
    <w:rsid w:val="00B84149"/>
    <w:rsid w:val="00B84B13"/>
    <w:rsid w:val="00B91B2F"/>
    <w:rsid w:val="00B94B78"/>
    <w:rsid w:val="00BA002A"/>
    <w:rsid w:val="00BA1033"/>
    <w:rsid w:val="00BA189C"/>
    <w:rsid w:val="00BA21C9"/>
    <w:rsid w:val="00BA421B"/>
    <w:rsid w:val="00BA4F80"/>
    <w:rsid w:val="00BA6FAB"/>
    <w:rsid w:val="00BB4C7C"/>
    <w:rsid w:val="00BB54C1"/>
    <w:rsid w:val="00BB57B2"/>
    <w:rsid w:val="00BD0A63"/>
    <w:rsid w:val="00BD620D"/>
    <w:rsid w:val="00BD6504"/>
    <w:rsid w:val="00BD6D5D"/>
    <w:rsid w:val="00BE0C73"/>
    <w:rsid w:val="00BE256E"/>
    <w:rsid w:val="00BE3243"/>
    <w:rsid w:val="00BF5A5E"/>
    <w:rsid w:val="00BF6370"/>
    <w:rsid w:val="00BF7DE6"/>
    <w:rsid w:val="00C012DB"/>
    <w:rsid w:val="00C2070A"/>
    <w:rsid w:val="00C2321B"/>
    <w:rsid w:val="00C247A5"/>
    <w:rsid w:val="00C26FDC"/>
    <w:rsid w:val="00C32068"/>
    <w:rsid w:val="00C323CF"/>
    <w:rsid w:val="00C34D99"/>
    <w:rsid w:val="00C36417"/>
    <w:rsid w:val="00C369D0"/>
    <w:rsid w:val="00C43111"/>
    <w:rsid w:val="00C43590"/>
    <w:rsid w:val="00C44334"/>
    <w:rsid w:val="00C44ACF"/>
    <w:rsid w:val="00C46421"/>
    <w:rsid w:val="00C46522"/>
    <w:rsid w:val="00C5029D"/>
    <w:rsid w:val="00C50900"/>
    <w:rsid w:val="00C50F3A"/>
    <w:rsid w:val="00C52B8D"/>
    <w:rsid w:val="00C52B91"/>
    <w:rsid w:val="00C5331E"/>
    <w:rsid w:val="00C55265"/>
    <w:rsid w:val="00C56624"/>
    <w:rsid w:val="00C61A7A"/>
    <w:rsid w:val="00C62B33"/>
    <w:rsid w:val="00C63B66"/>
    <w:rsid w:val="00C64125"/>
    <w:rsid w:val="00C64CA3"/>
    <w:rsid w:val="00C6575F"/>
    <w:rsid w:val="00C66AB2"/>
    <w:rsid w:val="00C66BD6"/>
    <w:rsid w:val="00C70D62"/>
    <w:rsid w:val="00C710DD"/>
    <w:rsid w:val="00C7153C"/>
    <w:rsid w:val="00C759A6"/>
    <w:rsid w:val="00C768F3"/>
    <w:rsid w:val="00C80924"/>
    <w:rsid w:val="00C831D2"/>
    <w:rsid w:val="00C846C2"/>
    <w:rsid w:val="00C85610"/>
    <w:rsid w:val="00C863D4"/>
    <w:rsid w:val="00C86930"/>
    <w:rsid w:val="00C87874"/>
    <w:rsid w:val="00CA1064"/>
    <w:rsid w:val="00CA4F22"/>
    <w:rsid w:val="00CA6301"/>
    <w:rsid w:val="00CB08E8"/>
    <w:rsid w:val="00CB2607"/>
    <w:rsid w:val="00CB53A1"/>
    <w:rsid w:val="00CB5FA9"/>
    <w:rsid w:val="00CB689A"/>
    <w:rsid w:val="00CB7F48"/>
    <w:rsid w:val="00CC2C30"/>
    <w:rsid w:val="00CC56E6"/>
    <w:rsid w:val="00CC63FA"/>
    <w:rsid w:val="00CC6913"/>
    <w:rsid w:val="00CD0AD1"/>
    <w:rsid w:val="00CD2374"/>
    <w:rsid w:val="00CD2766"/>
    <w:rsid w:val="00CE08F2"/>
    <w:rsid w:val="00CE6E99"/>
    <w:rsid w:val="00CF3373"/>
    <w:rsid w:val="00CF46EF"/>
    <w:rsid w:val="00CF7967"/>
    <w:rsid w:val="00D10E38"/>
    <w:rsid w:val="00D13A7F"/>
    <w:rsid w:val="00D16668"/>
    <w:rsid w:val="00D169FB"/>
    <w:rsid w:val="00D1723C"/>
    <w:rsid w:val="00D17BC1"/>
    <w:rsid w:val="00D17CC8"/>
    <w:rsid w:val="00D22532"/>
    <w:rsid w:val="00D2575F"/>
    <w:rsid w:val="00D2668C"/>
    <w:rsid w:val="00D26750"/>
    <w:rsid w:val="00D31FEE"/>
    <w:rsid w:val="00D32D11"/>
    <w:rsid w:val="00D3385C"/>
    <w:rsid w:val="00D3463D"/>
    <w:rsid w:val="00D41BEF"/>
    <w:rsid w:val="00D44796"/>
    <w:rsid w:val="00D46F07"/>
    <w:rsid w:val="00D4783C"/>
    <w:rsid w:val="00D53876"/>
    <w:rsid w:val="00D57607"/>
    <w:rsid w:val="00D578F8"/>
    <w:rsid w:val="00D60EA5"/>
    <w:rsid w:val="00D61E0B"/>
    <w:rsid w:val="00D63E70"/>
    <w:rsid w:val="00D657CF"/>
    <w:rsid w:val="00D6647A"/>
    <w:rsid w:val="00D73985"/>
    <w:rsid w:val="00D73C4D"/>
    <w:rsid w:val="00D740F0"/>
    <w:rsid w:val="00D80642"/>
    <w:rsid w:val="00D81275"/>
    <w:rsid w:val="00D879FA"/>
    <w:rsid w:val="00D92471"/>
    <w:rsid w:val="00D95174"/>
    <w:rsid w:val="00D95E62"/>
    <w:rsid w:val="00D96FB9"/>
    <w:rsid w:val="00DA6DBA"/>
    <w:rsid w:val="00DB0597"/>
    <w:rsid w:val="00DB4CB7"/>
    <w:rsid w:val="00DB5E79"/>
    <w:rsid w:val="00DB7109"/>
    <w:rsid w:val="00DC05F7"/>
    <w:rsid w:val="00DC1271"/>
    <w:rsid w:val="00DC5D8F"/>
    <w:rsid w:val="00DC685E"/>
    <w:rsid w:val="00DC6AC1"/>
    <w:rsid w:val="00DD05D3"/>
    <w:rsid w:val="00DD2F52"/>
    <w:rsid w:val="00DD4E7F"/>
    <w:rsid w:val="00DD6E4C"/>
    <w:rsid w:val="00DE33B9"/>
    <w:rsid w:val="00DE6165"/>
    <w:rsid w:val="00DF077F"/>
    <w:rsid w:val="00DF58E7"/>
    <w:rsid w:val="00DF7CC5"/>
    <w:rsid w:val="00E00D9C"/>
    <w:rsid w:val="00E0404F"/>
    <w:rsid w:val="00E048E2"/>
    <w:rsid w:val="00E065AA"/>
    <w:rsid w:val="00E06999"/>
    <w:rsid w:val="00E1075E"/>
    <w:rsid w:val="00E11B69"/>
    <w:rsid w:val="00E13E25"/>
    <w:rsid w:val="00E1608D"/>
    <w:rsid w:val="00E2038D"/>
    <w:rsid w:val="00E22DF8"/>
    <w:rsid w:val="00E23F42"/>
    <w:rsid w:val="00E24BF5"/>
    <w:rsid w:val="00E25088"/>
    <w:rsid w:val="00E253F0"/>
    <w:rsid w:val="00E26AF1"/>
    <w:rsid w:val="00E2734F"/>
    <w:rsid w:val="00E3213B"/>
    <w:rsid w:val="00E33AEC"/>
    <w:rsid w:val="00E34BA0"/>
    <w:rsid w:val="00E408E9"/>
    <w:rsid w:val="00E419B5"/>
    <w:rsid w:val="00E4322E"/>
    <w:rsid w:val="00E4360A"/>
    <w:rsid w:val="00E4662B"/>
    <w:rsid w:val="00E47243"/>
    <w:rsid w:val="00E47A70"/>
    <w:rsid w:val="00E52A18"/>
    <w:rsid w:val="00E539B0"/>
    <w:rsid w:val="00E573AD"/>
    <w:rsid w:val="00E60378"/>
    <w:rsid w:val="00E625C2"/>
    <w:rsid w:val="00E674CF"/>
    <w:rsid w:val="00E70D33"/>
    <w:rsid w:val="00E73EBF"/>
    <w:rsid w:val="00E7591F"/>
    <w:rsid w:val="00E76B2C"/>
    <w:rsid w:val="00E80B84"/>
    <w:rsid w:val="00E821C9"/>
    <w:rsid w:val="00E8250E"/>
    <w:rsid w:val="00E84015"/>
    <w:rsid w:val="00E8566C"/>
    <w:rsid w:val="00E90BED"/>
    <w:rsid w:val="00E920EC"/>
    <w:rsid w:val="00E94A3F"/>
    <w:rsid w:val="00E94CEB"/>
    <w:rsid w:val="00EA1CEF"/>
    <w:rsid w:val="00EA20CC"/>
    <w:rsid w:val="00EA5D27"/>
    <w:rsid w:val="00EB00B3"/>
    <w:rsid w:val="00EB049D"/>
    <w:rsid w:val="00EB22C3"/>
    <w:rsid w:val="00EB336B"/>
    <w:rsid w:val="00EB38F1"/>
    <w:rsid w:val="00EB4DE9"/>
    <w:rsid w:val="00EB66E9"/>
    <w:rsid w:val="00EB7335"/>
    <w:rsid w:val="00EC0301"/>
    <w:rsid w:val="00EC07C3"/>
    <w:rsid w:val="00EC110A"/>
    <w:rsid w:val="00EC26C0"/>
    <w:rsid w:val="00EC29FA"/>
    <w:rsid w:val="00EC4354"/>
    <w:rsid w:val="00EC5A4B"/>
    <w:rsid w:val="00ED0ACF"/>
    <w:rsid w:val="00ED2A04"/>
    <w:rsid w:val="00ED37BD"/>
    <w:rsid w:val="00EE3FD0"/>
    <w:rsid w:val="00EE4C6D"/>
    <w:rsid w:val="00EE4C9C"/>
    <w:rsid w:val="00EF0CC6"/>
    <w:rsid w:val="00F010B0"/>
    <w:rsid w:val="00F02676"/>
    <w:rsid w:val="00F056A6"/>
    <w:rsid w:val="00F05DD3"/>
    <w:rsid w:val="00F06A06"/>
    <w:rsid w:val="00F106C2"/>
    <w:rsid w:val="00F140B3"/>
    <w:rsid w:val="00F1422A"/>
    <w:rsid w:val="00F15597"/>
    <w:rsid w:val="00F15A82"/>
    <w:rsid w:val="00F206ED"/>
    <w:rsid w:val="00F24192"/>
    <w:rsid w:val="00F24BBA"/>
    <w:rsid w:val="00F255D0"/>
    <w:rsid w:val="00F30E48"/>
    <w:rsid w:val="00F35E6C"/>
    <w:rsid w:val="00F3629A"/>
    <w:rsid w:val="00F41172"/>
    <w:rsid w:val="00F44A56"/>
    <w:rsid w:val="00F47AA7"/>
    <w:rsid w:val="00F509A7"/>
    <w:rsid w:val="00F51581"/>
    <w:rsid w:val="00F5280E"/>
    <w:rsid w:val="00F55B56"/>
    <w:rsid w:val="00F55C7F"/>
    <w:rsid w:val="00F60125"/>
    <w:rsid w:val="00F62B2F"/>
    <w:rsid w:val="00F63857"/>
    <w:rsid w:val="00F64609"/>
    <w:rsid w:val="00F65E6A"/>
    <w:rsid w:val="00F71955"/>
    <w:rsid w:val="00F7233D"/>
    <w:rsid w:val="00F73521"/>
    <w:rsid w:val="00F75EED"/>
    <w:rsid w:val="00F8112F"/>
    <w:rsid w:val="00F8268F"/>
    <w:rsid w:val="00F84ACC"/>
    <w:rsid w:val="00F87CD0"/>
    <w:rsid w:val="00F90835"/>
    <w:rsid w:val="00F9313D"/>
    <w:rsid w:val="00FA1A84"/>
    <w:rsid w:val="00FA2C52"/>
    <w:rsid w:val="00FA4969"/>
    <w:rsid w:val="00FA55EB"/>
    <w:rsid w:val="00FB20E7"/>
    <w:rsid w:val="00FB2EBF"/>
    <w:rsid w:val="00FB5BD5"/>
    <w:rsid w:val="00FB5DD9"/>
    <w:rsid w:val="00FB64AA"/>
    <w:rsid w:val="00FB7D68"/>
    <w:rsid w:val="00FC101A"/>
    <w:rsid w:val="00FC6C4B"/>
    <w:rsid w:val="00FC6CE8"/>
    <w:rsid w:val="00FD0786"/>
    <w:rsid w:val="00FD1D12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5B12C5"/>
    <w:rsid w:val="2F848671"/>
    <w:rsid w:val="2FC59224"/>
    <w:rsid w:val="2FCDC824"/>
    <w:rsid w:val="30A897C2"/>
    <w:rsid w:val="31D82E93"/>
    <w:rsid w:val="3248D6DA"/>
    <w:rsid w:val="32579035"/>
    <w:rsid w:val="337C0006"/>
    <w:rsid w:val="3485E625"/>
    <w:rsid w:val="34F2EFF6"/>
    <w:rsid w:val="353A99E0"/>
    <w:rsid w:val="35B2C66D"/>
    <w:rsid w:val="3632540F"/>
    <w:rsid w:val="37095DA2"/>
    <w:rsid w:val="374BF848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E15AD6"/>
    <w:rsid w:val="433853A9"/>
    <w:rsid w:val="43510D3F"/>
    <w:rsid w:val="43685584"/>
    <w:rsid w:val="4389DE22"/>
    <w:rsid w:val="438EEBA2"/>
    <w:rsid w:val="439A5F02"/>
    <w:rsid w:val="448C6FE5"/>
    <w:rsid w:val="44B32B47"/>
    <w:rsid w:val="44DA4598"/>
    <w:rsid w:val="44ECCCC1"/>
    <w:rsid w:val="44F5AEF8"/>
    <w:rsid w:val="455E9DA2"/>
    <w:rsid w:val="45788E5A"/>
    <w:rsid w:val="4587A9B2"/>
    <w:rsid w:val="4596FC69"/>
    <w:rsid w:val="459B19BC"/>
    <w:rsid w:val="45D077F7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8AB528"/>
    <w:rsid w:val="4C45FAEF"/>
    <w:rsid w:val="4C98D1C1"/>
    <w:rsid w:val="4CFF6F36"/>
    <w:rsid w:val="4E0D05E3"/>
    <w:rsid w:val="4ECEC3EA"/>
    <w:rsid w:val="4F08994D"/>
    <w:rsid w:val="4F2C8D50"/>
    <w:rsid w:val="4F9BC935"/>
    <w:rsid w:val="50581319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601F7DA0"/>
    <w:rsid w:val="60737DAA"/>
    <w:rsid w:val="609F1CF5"/>
    <w:rsid w:val="60AD3F71"/>
    <w:rsid w:val="61E38ACB"/>
    <w:rsid w:val="623C2B9A"/>
    <w:rsid w:val="625BB148"/>
    <w:rsid w:val="62EA7618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0690C"/>
    <w:pPr>
      <w:spacing w:after="200" w:line="252" w:lineRule="auto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6FC3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2F0A06"/>
    <w:pPr>
      <w:keepNext/>
      <w:numPr>
        <w:ilvl w:val="1"/>
        <w:numId w:val="7"/>
      </w:numPr>
      <w:spacing w:before="240" w:after="60"/>
      <w:outlineLvl w:val="1"/>
    </w:pPr>
    <w:rPr>
      <w:b/>
      <w:bCs/>
      <w:iCs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406FC3"/>
    <w:rPr>
      <w:rFonts w:ascii="Aptos Display" w:eastAsia="Times New Roman" w:hAnsi="Aptos Display" w:cs="Times New Roman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D32D11"/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2F0A06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EB38F1"/>
    <w:rPr>
      <w:rFonts w:ascii="Calibri Light" w:eastAsia="Times New Roman" w:hAnsi="Calibri Light"/>
      <w:sz w:val="22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000000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111E11"/>
    <w:rsid w:val="00604FFF"/>
    <w:rsid w:val="00B2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B257B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8ea32349-6cfc-4a1d-b501-b2f02e5c1d6a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&quot;,&quot;citationItems&quot;:[{&quot;id&quot;:&quot;2f59252e-fb12-31aa-9318-739f5e1b1e33&quot;,&quot;itemData&quot;:{&quot;type&quot;:&quot;article&quot;,&quot;id&quot;:&quot;2f59252e-fb12-31aa-9318-739f5e1b1e33&quot;,&quot;title&quot;:&quot;Pip&quot;,&quot;accessed&quot;:{&quot;date-parts&quot;:[[2025,1,4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37</Pages>
  <Words>7550</Words>
  <Characters>45300</Characters>
  <Application>Microsoft Office Word</Application>
  <DocSecurity>0</DocSecurity>
  <Lines>377</Lines>
  <Paragraphs>105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52745</CharactersWithSpaces>
  <SharedDoc>false</SharedDoc>
  <HLinks>
    <vt:vector size="78" baseType="variant"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_Toc182656365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_Toc182656364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_Toc182656363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_Toc182656362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_Toc182656361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_Toc182656360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_Toc182656359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_Toc182656358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_Toc182656357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_Toc182656356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_Toc182656355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_Toc182656354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_Toc182656353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39</cp:revision>
  <dcterms:created xsi:type="dcterms:W3CDTF">2025-01-04T08:37:00Z</dcterms:created>
  <dcterms:modified xsi:type="dcterms:W3CDTF">2025-01-04T14:38:00Z</dcterms:modified>
</cp:coreProperties>
</file>